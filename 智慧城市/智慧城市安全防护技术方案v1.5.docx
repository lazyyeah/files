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9836C5" w14:textId="6ACF013F" w:rsidR="00996553" w:rsidRPr="00913132" w:rsidRDefault="005F365B" w:rsidP="00913132">
      <w:pPr>
        <w:jc w:val="center"/>
        <w:rPr>
          <w:sz w:val="44"/>
          <w:szCs w:val="44"/>
        </w:rPr>
      </w:pPr>
      <w:r w:rsidRPr="00913132">
        <w:rPr>
          <w:rFonts w:hint="eastAsia"/>
          <w:sz w:val="44"/>
          <w:szCs w:val="44"/>
        </w:rPr>
        <w:t>智慧城市安全防护技术方案</w:t>
      </w:r>
    </w:p>
    <w:sdt>
      <w:sdtPr>
        <w:rPr>
          <w:rFonts w:asciiTheme="minorHAnsi" w:eastAsiaTheme="minorEastAsia" w:hAnsiTheme="minorHAnsi" w:cstheme="minorBidi"/>
          <w:color w:val="auto"/>
          <w:kern w:val="2"/>
          <w:sz w:val="21"/>
          <w:szCs w:val="22"/>
          <w:lang w:val="zh-CN"/>
        </w:rPr>
        <w:id w:val="-265552417"/>
        <w:docPartObj>
          <w:docPartGallery w:val="Table of Contents"/>
          <w:docPartUnique/>
        </w:docPartObj>
      </w:sdtPr>
      <w:sdtEndPr>
        <w:rPr>
          <w:b/>
          <w:bCs/>
        </w:rPr>
      </w:sdtEndPr>
      <w:sdtContent>
        <w:p w14:paraId="25EC341E" w14:textId="47BB50C2" w:rsidR="00913132" w:rsidRDefault="00913132">
          <w:pPr>
            <w:pStyle w:val="TOC"/>
          </w:pPr>
          <w:r>
            <w:rPr>
              <w:lang w:val="zh-CN"/>
            </w:rPr>
            <w:t>目录</w:t>
          </w:r>
        </w:p>
        <w:p w14:paraId="14868918" w14:textId="05BE5354" w:rsidR="00E02ABE" w:rsidRDefault="00913132">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50015682" w:history="1">
            <w:r w:rsidR="00E02ABE" w:rsidRPr="0025275E">
              <w:rPr>
                <w:rStyle w:val="ac"/>
                <w:rFonts w:asciiTheme="minorEastAsia" w:hAnsiTheme="minorEastAsia"/>
                <w:noProof/>
              </w:rPr>
              <w:t>1 前言</w:t>
            </w:r>
            <w:r w:rsidR="00E02ABE">
              <w:rPr>
                <w:noProof/>
                <w:webHidden/>
              </w:rPr>
              <w:tab/>
            </w:r>
            <w:r w:rsidR="00E02ABE">
              <w:rPr>
                <w:noProof/>
                <w:webHidden/>
              </w:rPr>
              <w:fldChar w:fldCharType="begin"/>
            </w:r>
            <w:r w:rsidR="00E02ABE">
              <w:rPr>
                <w:noProof/>
                <w:webHidden/>
              </w:rPr>
              <w:instrText xml:space="preserve"> PAGEREF _Toc50015682 \h </w:instrText>
            </w:r>
            <w:r w:rsidR="00E02ABE">
              <w:rPr>
                <w:noProof/>
                <w:webHidden/>
              </w:rPr>
            </w:r>
            <w:r w:rsidR="00E02ABE">
              <w:rPr>
                <w:noProof/>
                <w:webHidden/>
              </w:rPr>
              <w:fldChar w:fldCharType="separate"/>
            </w:r>
            <w:r w:rsidR="00E02ABE">
              <w:rPr>
                <w:noProof/>
                <w:webHidden/>
              </w:rPr>
              <w:t>4</w:t>
            </w:r>
            <w:r w:rsidR="00E02ABE">
              <w:rPr>
                <w:noProof/>
                <w:webHidden/>
              </w:rPr>
              <w:fldChar w:fldCharType="end"/>
            </w:r>
          </w:hyperlink>
        </w:p>
        <w:p w14:paraId="084622A8" w14:textId="3498989F" w:rsidR="00E02ABE" w:rsidRDefault="0086196B">
          <w:pPr>
            <w:pStyle w:val="TOC1"/>
            <w:tabs>
              <w:tab w:val="right" w:leader="dot" w:pos="8296"/>
            </w:tabs>
            <w:rPr>
              <w:rFonts w:cstheme="minorBidi"/>
              <w:noProof/>
              <w:kern w:val="2"/>
              <w:sz w:val="21"/>
            </w:rPr>
          </w:pPr>
          <w:hyperlink w:anchor="_Toc50015683" w:history="1">
            <w:r w:rsidR="00E02ABE" w:rsidRPr="0025275E">
              <w:rPr>
                <w:rStyle w:val="ac"/>
                <w:rFonts w:asciiTheme="minorEastAsia" w:hAnsiTheme="minorEastAsia"/>
                <w:noProof/>
              </w:rPr>
              <w:t>2 智慧城市新常态及框架</w:t>
            </w:r>
            <w:r w:rsidR="00E02ABE">
              <w:rPr>
                <w:noProof/>
                <w:webHidden/>
              </w:rPr>
              <w:tab/>
            </w:r>
            <w:r w:rsidR="00E02ABE">
              <w:rPr>
                <w:noProof/>
                <w:webHidden/>
              </w:rPr>
              <w:fldChar w:fldCharType="begin"/>
            </w:r>
            <w:r w:rsidR="00E02ABE">
              <w:rPr>
                <w:noProof/>
                <w:webHidden/>
              </w:rPr>
              <w:instrText xml:space="preserve"> PAGEREF _Toc50015683 \h </w:instrText>
            </w:r>
            <w:r w:rsidR="00E02ABE">
              <w:rPr>
                <w:noProof/>
                <w:webHidden/>
              </w:rPr>
            </w:r>
            <w:r w:rsidR="00E02ABE">
              <w:rPr>
                <w:noProof/>
                <w:webHidden/>
              </w:rPr>
              <w:fldChar w:fldCharType="separate"/>
            </w:r>
            <w:r w:rsidR="00E02ABE">
              <w:rPr>
                <w:noProof/>
                <w:webHidden/>
              </w:rPr>
              <w:t>4</w:t>
            </w:r>
            <w:r w:rsidR="00E02ABE">
              <w:rPr>
                <w:noProof/>
                <w:webHidden/>
              </w:rPr>
              <w:fldChar w:fldCharType="end"/>
            </w:r>
          </w:hyperlink>
        </w:p>
        <w:p w14:paraId="05AC3EB5" w14:textId="485C1526" w:rsidR="00E02ABE" w:rsidRDefault="0086196B">
          <w:pPr>
            <w:pStyle w:val="TOC2"/>
            <w:tabs>
              <w:tab w:val="right" w:leader="dot" w:pos="8296"/>
            </w:tabs>
            <w:rPr>
              <w:rFonts w:cstheme="minorBidi"/>
              <w:noProof/>
              <w:kern w:val="2"/>
              <w:sz w:val="21"/>
            </w:rPr>
          </w:pPr>
          <w:hyperlink w:anchor="_Toc50015684" w:history="1">
            <w:r w:rsidR="00E02ABE" w:rsidRPr="0025275E">
              <w:rPr>
                <w:rStyle w:val="ac"/>
                <w:noProof/>
              </w:rPr>
              <w:t>2.1智慧城市新常态</w:t>
            </w:r>
            <w:r w:rsidR="00E02ABE">
              <w:rPr>
                <w:noProof/>
                <w:webHidden/>
              </w:rPr>
              <w:tab/>
            </w:r>
            <w:r w:rsidR="00E02ABE">
              <w:rPr>
                <w:noProof/>
                <w:webHidden/>
              </w:rPr>
              <w:fldChar w:fldCharType="begin"/>
            </w:r>
            <w:r w:rsidR="00E02ABE">
              <w:rPr>
                <w:noProof/>
                <w:webHidden/>
              </w:rPr>
              <w:instrText xml:space="preserve"> PAGEREF _Toc50015684 \h </w:instrText>
            </w:r>
            <w:r w:rsidR="00E02ABE">
              <w:rPr>
                <w:noProof/>
                <w:webHidden/>
              </w:rPr>
            </w:r>
            <w:r w:rsidR="00E02ABE">
              <w:rPr>
                <w:noProof/>
                <w:webHidden/>
              </w:rPr>
              <w:fldChar w:fldCharType="separate"/>
            </w:r>
            <w:r w:rsidR="00E02ABE">
              <w:rPr>
                <w:noProof/>
                <w:webHidden/>
              </w:rPr>
              <w:t>4</w:t>
            </w:r>
            <w:r w:rsidR="00E02ABE">
              <w:rPr>
                <w:noProof/>
                <w:webHidden/>
              </w:rPr>
              <w:fldChar w:fldCharType="end"/>
            </w:r>
          </w:hyperlink>
        </w:p>
        <w:p w14:paraId="3BEE57A8" w14:textId="369D64B9" w:rsidR="00E02ABE" w:rsidRDefault="0086196B">
          <w:pPr>
            <w:pStyle w:val="TOC3"/>
            <w:tabs>
              <w:tab w:val="right" w:leader="dot" w:pos="8296"/>
            </w:tabs>
            <w:rPr>
              <w:rFonts w:cstheme="minorBidi"/>
              <w:noProof/>
              <w:kern w:val="2"/>
              <w:sz w:val="21"/>
            </w:rPr>
          </w:pPr>
          <w:hyperlink w:anchor="_Toc50015685" w:history="1">
            <w:r w:rsidR="00E02ABE" w:rsidRPr="0025275E">
              <w:rPr>
                <w:rStyle w:val="ac"/>
                <w:noProof/>
              </w:rPr>
              <w:t>2.1.1 5G网络是智慧城市的关键基础设施</w:t>
            </w:r>
            <w:r w:rsidR="00E02ABE">
              <w:rPr>
                <w:noProof/>
                <w:webHidden/>
              </w:rPr>
              <w:tab/>
            </w:r>
            <w:r w:rsidR="00E02ABE">
              <w:rPr>
                <w:noProof/>
                <w:webHidden/>
              </w:rPr>
              <w:fldChar w:fldCharType="begin"/>
            </w:r>
            <w:r w:rsidR="00E02ABE">
              <w:rPr>
                <w:noProof/>
                <w:webHidden/>
              </w:rPr>
              <w:instrText xml:space="preserve"> PAGEREF _Toc50015685 \h </w:instrText>
            </w:r>
            <w:r w:rsidR="00E02ABE">
              <w:rPr>
                <w:noProof/>
                <w:webHidden/>
              </w:rPr>
            </w:r>
            <w:r w:rsidR="00E02ABE">
              <w:rPr>
                <w:noProof/>
                <w:webHidden/>
              </w:rPr>
              <w:fldChar w:fldCharType="separate"/>
            </w:r>
            <w:r w:rsidR="00E02ABE">
              <w:rPr>
                <w:noProof/>
                <w:webHidden/>
              </w:rPr>
              <w:t>4</w:t>
            </w:r>
            <w:r w:rsidR="00E02ABE">
              <w:rPr>
                <w:noProof/>
                <w:webHidden/>
              </w:rPr>
              <w:fldChar w:fldCharType="end"/>
            </w:r>
          </w:hyperlink>
        </w:p>
        <w:p w14:paraId="41A5A0D2" w14:textId="00CCECA0" w:rsidR="00E02ABE" w:rsidRDefault="0086196B">
          <w:pPr>
            <w:pStyle w:val="TOC3"/>
            <w:tabs>
              <w:tab w:val="right" w:leader="dot" w:pos="8296"/>
            </w:tabs>
            <w:rPr>
              <w:rFonts w:cstheme="minorBidi"/>
              <w:noProof/>
              <w:kern w:val="2"/>
              <w:sz w:val="21"/>
            </w:rPr>
          </w:pPr>
          <w:hyperlink w:anchor="_Toc50015686" w:history="1">
            <w:r w:rsidR="00E02ABE" w:rsidRPr="0025275E">
              <w:rPr>
                <w:rStyle w:val="ac"/>
                <w:noProof/>
              </w:rPr>
              <w:t>2.1.2 云计算赋能智慧城市建设</w:t>
            </w:r>
            <w:r w:rsidR="00E02ABE">
              <w:rPr>
                <w:noProof/>
                <w:webHidden/>
              </w:rPr>
              <w:tab/>
            </w:r>
            <w:r w:rsidR="00E02ABE">
              <w:rPr>
                <w:noProof/>
                <w:webHidden/>
              </w:rPr>
              <w:fldChar w:fldCharType="begin"/>
            </w:r>
            <w:r w:rsidR="00E02ABE">
              <w:rPr>
                <w:noProof/>
                <w:webHidden/>
              </w:rPr>
              <w:instrText xml:space="preserve"> PAGEREF _Toc50015686 \h </w:instrText>
            </w:r>
            <w:r w:rsidR="00E02ABE">
              <w:rPr>
                <w:noProof/>
                <w:webHidden/>
              </w:rPr>
            </w:r>
            <w:r w:rsidR="00E02ABE">
              <w:rPr>
                <w:noProof/>
                <w:webHidden/>
              </w:rPr>
              <w:fldChar w:fldCharType="separate"/>
            </w:r>
            <w:r w:rsidR="00E02ABE">
              <w:rPr>
                <w:noProof/>
                <w:webHidden/>
              </w:rPr>
              <w:t>4</w:t>
            </w:r>
            <w:r w:rsidR="00E02ABE">
              <w:rPr>
                <w:noProof/>
                <w:webHidden/>
              </w:rPr>
              <w:fldChar w:fldCharType="end"/>
            </w:r>
          </w:hyperlink>
        </w:p>
        <w:p w14:paraId="0A177B7F" w14:textId="65A3663B" w:rsidR="00E02ABE" w:rsidRDefault="0086196B">
          <w:pPr>
            <w:pStyle w:val="TOC3"/>
            <w:tabs>
              <w:tab w:val="right" w:leader="dot" w:pos="8296"/>
            </w:tabs>
            <w:rPr>
              <w:rFonts w:cstheme="minorBidi"/>
              <w:noProof/>
              <w:kern w:val="2"/>
              <w:sz w:val="21"/>
            </w:rPr>
          </w:pPr>
          <w:hyperlink w:anchor="_Toc50015687" w:history="1">
            <w:r w:rsidR="00E02ABE" w:rsidRPr="0025275E">
              <w:rPr>
                <w:rStyle w:val="ac"/>
                <w:noProof/>
              </w:rPr>
              <w:t>2.1.3 物联网设备广泛运用于智慧城市</w:t>
            </w:r>
            <w:r w:rsidR="00E02ABE">
              <w:rPr>
                <w:noProof/>
                <w:webHidden/>
              </w:rPr>
              <w:tab/>
            </w:r>
            <w:r w:rsidR="00E02ABE">
              <w:rPr>
                <w:noProof/>
                <w:webHidden/>
              </w:rPr>
              <w:fldChar w:fldCharType="begin"/>
            </w:r>
            <w:r w:rsidR="00E02ABE">
              <w:rPr>
                <w:noProof/>
                <w:webHidden/>
              </w:rPr>
              <w:instrText xml:space="preserve"> PAGEREF _Toc50015687 \h </w:instrText>
            </w:r>
            <w:r w:rsidR="00E02ABE">
              <w:rPr>
                <w:noProof/>
                <w:webHidden/>
              </w:rPr>
            </w:r>
            <w:r w:rsidR="00E02ABE">
              <w:rPr>
                <w:noProof/>
                <w:webHidden/>
              </w:rPr>
              <w:fldChar w:fldCharType="separate"/>
            </w:r>
            <w:r w:rsidR="00E02ABE">
              <w:rPr>
                <w:noProof/>
                <w:webHidden/>
              </w:rPr>
              <w:t>4</w:t>
            </w:r>
            <w:r w:rsidR="00E02ABE">
              <w:rPr>
                <w:noProof/>
                <w:webHidden/>
              </w:rPr>
              <w:fldChar w:fldCharType="end"/>
            </w:r>
          </w:hyperlink>
        </w:p>
        <w:p w14:paraId="41E97D7F" w14:textId="21DB3467" w:rsidR="00E02ABE" w:rsidRDefault="0086196B">
          <w:pPr>
            <w:pStyle w:val="TOC3"/>
            <w:tabs>
              <w:tab w:val="right" w:leader="dot" w:pos="8296"/>
            </w:tabs>
            <w:rPr>
              <w:rFonts w:cstheme="minorBidi"/>
              <w:noProof/>
              <w:kern w:val="2"/>
              <w:sz w:val="21"/>
            </w:rPr>
          </w:pPr>
          <w:hyperlink w:anchor="_Toc50015688" w:history="1">
            <w:r w:rsidR="00E02ABE" w:rsidRPr="0025275E">
              <w:rPr>
                <w:rStyle w:val="ac"/>
                <w:noProof/>
              </w:rPr>
              <w:t>2.1.4 网络攻击针对党政机关、智慧城市等重要单位目的性更加明显</w:t>
            </w:r>
            <w:r w:rsidR="00E02ABE">
              <w:rPr>
                <w:noProof/>
                <w:webHidden/>
              </w:rPr>
              <w:tab/>
            </w:r>
            <w:r w:rsidR="00E02ABE">
              <w:rPr>
                <w:noProof/>
                <w:webHidden/>
              </w:rPr>
              <w:fldChar w:fldCharType="begin"/>
            </w:r>
            <w:r w:rsidR="00E02ABE">
              <w:rPr>
                <w:noProof/>
                <w:webHidden/>
              </w:rPr>
              <w:instrText xml:space="preserve"> PAGEREF _Toc50015688 \h </w:instrText>
            </w:r>
            <w:r w:rsidR="00E02ABE">
              <w:rPr>
                <w:noProof/>
                <w:webHidden/>
              </w:rPr>
            </w:r>
            <w:r w:rsidR="00E02ABE">
              <w:rPr>
                <w:noProof/>
                <w:webHidden/>
              </w:rPr>
              <w:fldChar w:fldCharType="separate"/>
            </w:r>
            <w:r w:rsidR="00E02ABE">
              <w:rPr>
                <w:noProof/>
                <w:webHidden/>
              </w:rPr>
              <w:t>5</w:t>
            </w:r>
            <w:r w:rsidR="00E02ABE">
              <w:rPr>
                <w:noProof/>
                <w:webHidden/>
              </w:rPr>
              <w:fldChar w:fldCharType="end"/>
            </w:r>
          </w:hyperlink>
        </w:p>
        <w:p w14:paraId="35803A1E" w14:textId="1BC57DC8" w:rsidR="00E02ABE" w:rsidRDefault="0086196B">
          <w:pPr>
            <w:pStyle w:val="TOC2"/>
            <w:tabs>
              <w:tab w:val="right" w:leader="dot" w:pos="8296"/>
            </w:tabs>
            <w:rPr>
              <w:rFonts w:cstheme="minorBidi"/>
              <w:noProof/>
              <w:kern w:val="2"/>
              <w:sz w:val="21"/>
            </w:rPr>
          </w:pPr>
          <w:hyperlink w:anchor="_Toc50015689" w:history="1">
            <w:r w:rsidR="00E02ABE" w:rsidRPr="0025275E">
              <w:rPr>
                <w:rStyle w:val="ac"/>
                <w:rFonts w:asciiTheme="minorEastAsia" w:hAnsiTheme="minorEastAsia"/>
                <w:noProof/>
              </w:rPr>
              <w:t>2.2智慧城市网络架构</w:t>
            </w:r>
            <w:r w:rsidR="00E02ABE">
              <w:rPr>
                <w:noProof/>
                <w:webHidden/>
              </w:rPr>
              <w:tab/>
            </w:r>
            <w:r w:rsidR="00E02ABE">
              <w:rPr>
                <w:noProof/>
                <w:webHidden/>
              </w:rPr>
              <w:fldChar w:fldCharType="begin"/>
            </w:r>
            <w:r w:rsidR="00E02ABE">
              <w:rPr>
                <w:noProof/>
                <w:webHidden/>
              </w:rPr>
              <w:instrText xml:space="preserve"> PAGEREF _Toc50015689 \h </w:instrText>
            </w:r>
            <w:r w:rsidR="00E02ABE">
              <w:rPr>
                <w:noProof/>
                <w:webHidden/>
              </w:rPr>
            </w:r>
            <w:r w:rsidR="00E02ABE">
              <w:rPr>
                <w:noProof/>
                <w:webHidden/>
              </w:rPr>
              <w:fldChar w:fldCharType="separate"/>
            </w:r>
            <w:r w:rsidR="00E02ABE">
              <w:rPr>
                <w:noProof/>
                <w:webHidden/>
              </w:rPr>
              <w:t>5</w:t>
            </w:r>
            <w:r w:rsidR="00E02ABE">
              <w:rPr>
                <w:noProof/>
                <w:webHidden/>
              </w:rPr>
              <w:fldChar w:fldCharType="end"/>
            </w:r>
          </w:hyperlink>
        </w:p>
        <w:p w14:paraId="13426798" w14:textId="0B656978" w:rsidR="00E02ABE" w:rsidRDefault="0086196B">
          <w:pPr>
            <w:pStyle w:val="TOC3"/>
            <w:tabs>
              <w:tab w:val="right" w:leader="dot" w:pos="8296"/>
            </w:tabs>
            <w:rPr>
              <w:rFonts w:cstheme="minorBidi"/>
              <w:noProof/>
              <w:kern w:val="2"/>
              <w:sz w:val="21"/>
            </w:rPr>
          </w:pPr>
          <w:hyperlink w:anchor="_Toc50015690" w:history="1">
            <w:r w:rsidR="00E02ABE" w:rsidRPr="0025275E">
              <w:rPr>
                <w:rStyle w:val="ac"/>
                <w:noProof/>
              </w:rPr>
              <w:t>2.2.1 应用服务层</w:t>
            </w:r>
            <w:r w:rsidR="00E02ABE">
              <w:rPr>
                <w:noProof/>
                <w:webHidden/>
              </w:rPr>
              <w:tab/>
            </w:r>
            <w:r w:rsidR="00E02ABE">
              <w:rPr>
                <w:noProof/>
                <w:webHidden/>
              </w:rPr>
              <w:fldChar w:fldCharType="begin"/>
            </w:r>
            <w:r w:rsidR="00E02ABE">
              <w:rPr>
                <w:noProof/>
                <w:webHidden/>
              </w:rPr>
              <w:instrText xml:space="preserve"> PAGEREF _Toc50015690 \h </w:instrText>
            </w:r>
            <w:r w:rsidR="00E02ABE">
              <w:rPr>
                <w:noProof/>
                <w:webHidden/>
              </w:rPr>
            </w:r>
            <w:r w:rsidR="00E02ABE">
              <w:rPr>
                <w:noProof/>
                <w:webHidden/>
              </w:rPr>
              <w:fldChar w:fldCharType="separate"/>
            </w:r>
            <w:r w:rsidR="00E02ABE">
              <w:rPr>
                <w:noProof/>
                <w:webHidden/>
              </w:rPr>
              <w:t>5</w:t>
            </w:r>
            <w:r w:rsidR="00E02ABE">
              <w:rPr>
                <w:noProof/>
                <w:webHidden/>
              </w:rPr>
              <w:fldChar w:fldCharType="end"/>
            </w:r>
          </w:hyperlink>
        </w:p>
        <w:p w14:paraId="758CEBC3" w14:textId="760DD0C8" w:rsidR="00E02ABE" w:rsidRDefault="0086196B">
          <w:pPr>
            <w:pStyle w:val="TOC3"/>
            <w:tabs>
              <w:tab w:val="right" w:leader="dot" w:pos="8296"/>
            </w:tabs>
            <w:rPr>
              <w:rFonts w:cstheme="minorBidi"/>
              <w:noProof/>
              <w:kern w:val="2"/>
              <w:sz w:val="21"/>
            </w:rPr>
          </w:pPr>
          <w:hyperlink w:anchor="_Toc50015691" w:history="1">
            <w:r w:rsidR="00E02ABE" w:rsidRPr="0025275E">
              <w:rPr>
                <w:rStyle w:val="ac"/>
                <w:noProof/>
              </w:rPr>
              <w:t>2.2.2 数据平台层</w:t>
            </w:r>
            <w:r w:rsidR="00E02ABE">
              <w:rPr>
                <w:noProof/>
                <w:webHidden/>
              </w:rPr>
              <w:tab/>
            </w:r>
            <w:r w:rsidR="00E02ABE">
              <w:rPr>
                <w:noProof/>
                <w:webHidden/>
              </w:rPr>
              <w:fldChar w:fldCharType="begin"/>
            </w:r>
            <w:r w:rsidR="00E02ABE">
              <w:rPr>
                <w:noProof/>
                <w:webHidden/>
              </w:rPr>
              <w:instrText xml:space="preserve"> PAGEREF _Toc50015691 \h </w:instrText>
            </w:r>
            <w:r w:rsidR="00E02ABE">
              <w:rPr>
                <w:noProof/>
                <w:webHidden/>
              </w:rPr>
            </w:r>
            <w:r w:rsidR="00E02ABE">
              <w:rPr>
                <w:noProof/>
                <w:webHidden/>
              </w:rPr>
              <w:fldChar w:fldCharType="separate"/>
            </w:r>
            <w:r w:rsidR="00E02ABE">
              <w:rPr>
                <w:noProof/>
                <w:webHidden/>
              </w:rPr>
              <w:t>6</w:t>
            </w:r>
            <w:r w:rsidR="00E02ABE">
              <w:rPr>
                <w:noProof/>
                <w:webHidden/>
              </w:rPr>
              <w:fldChar w:fldCharType="end"/>
            </w:r>
          </w:hyperlink>
        </w:p>
        <w:p w14:paraId="3A3D84DC" w14:textId="68A5D4B9" w:rsidR="00E02ABE" w:rsidRDefault="0086196B">
          <w:pPr>
            <w:pStyle w:val="TOC3"/>
            <w:tabs>
              <w:tab w:val="right" w:leader="dot" w:pos="8296"/>
            </w:tabs>
            <w:rPr>
              <w:rFonts w:cstheme="minorBidi"/>
              <w:noProof/>
              <w:kern w:val="2"/>
              <w:sz w:val="21"/>
            </w:rPr>
          </w:pPr>
          <w:hyperlink w:anchor="_Toc50015692" w:history="1">
            <w:r w:rsidR="00E02ABE" w:rsidRPr="0025275E">
              <w:rPr>
                <w:rStyle w:val="ac"/>
                <w:noProof/>
              </w:rPr>
              <w:t>2.2.3 网络连接层</w:t>
            </w:r>
            <w:r w:rsidR="00E02ABE">
              <w:rPr>
                <w:noProof/>
                <w:webHidden/>
              </w:rPr>
              <w:tab/>
            </w:r>
            <w:r w:rsidR="00E02ABE">
              <w:rPr>
                <w:noProof/>
                <w:webHidden/>
              </w:rPr>
              <w:fldChar w:fldCharType="begin"/>
            </w:r>
            <w:r w:rsidR="00E02ABE">
              <w:rPr>
                <w:noProof/>
                <w:webHidden/>
              </w:rPr>
              <w:instrText xml:space="preserve"> PAGEREF _Toc50015692 \h </w:instrText>
            </w:r>
            <w:r w:rsidR="00E02ABE">
              <w:rPr>
                <w:noProof/>
                <w:webHidden/>
              </w:rPr>
            </w:r>
            <w:r w:rsidR="00E02ABE">
              <w:rPr>
                <w:noProof/>
                <w:webHidden/>
              </w:rPr>
              <w:fldChar w:fldCharType="separate"/>
            </w:r>
            <w:r w:rsidR="00E02ABE">
              <w:rPr>
                <w:noProof/>
                <w:webHidden/>
              </w:rPr>
              <w:t>6</w:t>
            </w:r>
            <w:r w:rsidR="00E02ABE">
              <w:rPr>
                <w:noProof/>
                <w:webHidden/>
              </w:rPr>
              <w:fldChar w:fldCharType="end"/>
            </w:r>
          </w:hyperlink>
        </w:p>
        <w:p w14:paraId="651ED0D9" w14:textId="275D6C03" w:rsidR="00E02ABE" w:rsidRDefault="0086196B">
          <w:pPr>
            <w:pStyle w:val="TOC3"/>
            <w:tabs>
              <w:tab w:val="right" w:leader="dot" w:pos="8296"/>
            </w:tabs>
            <w:rPr>
              <w:rFonts w:cstheme="minorBidi"/>
              <w:noProof/>
              <w:kern w:val="2"/>
              <w:sz w:val="21"/>
            </w:rPr>
          </w:pPr>
          <w:hyperlink w:anchor="_Toc50015693" w:history="1">
            <w:r w:rsidR="00E02ABE" w:rsidRPr="0025275E">
              <w:rPr>
                <w:rStyle w:val="ac"/>
                <w:noProof/>
              </w:rPr>
              <w:t>2.2.4 边缘计算层</w:t>
            </w:r>
            <w:r w:rsidR="00E02ABE">
              <w:rPr>
                <w:noProof/>
                <w:webHidden/>
              </w:rPr>
              <w:tab/>
            </w:r>
            <w:r w:rsidR="00E02ABE">
              <w:rPr>
                <w:noProof/>
                <w:webHidden/>
              </w:rPr>
              <w:fldChar w:fldCharType="begin"/>
            </w:r>
            <w:r w:rsidR="00E02ABE">
              <w:rPr>
                <w:noProof/>
                <w:webHidden/>
              </w:rPr>
              <w:instrText xml:space="preserve"> PAGEREF _Toc50015693 \h </w:instrText>
            </w:r>
            <w:r w:rsidR="00E02ABE">
              <w:rPr>
                <w:noProof/>
                <w:webHidden/>
              </w:rPr>
            </w:r>
            <w:r w:rsidR="00E02ABE">
              <w:rPr>
                <w:noProof/>
                <w:webHidden/>
              </w:rPr>
              <w:fldChar w:fldCharType="separate"/>
            </w:r>
            <w:r w:rsidR="00E02ABE">
              <w:rPr>
                <w:noProof/>
                <w:webHidden/>
              </w:rPr>
              <w:t>6</w:t>
            </w:r>
            <w:r w:rsidR="00E02ABE">
              <w:rPr>
                <w:noProof/>
                <w:webHidden/>
              </w:rPr>
              <w:fldChar w:fldCharType="end"/>
            </w:r>
          </w:hyperlink>
        </w:p>
        <w:p w14:paraId="6A3F085F" w14:textId="7BD03380" w:rsidR="00E02ABE" w:rsidRDefault="0086196B">
          <w:pPr>
            <w:pStyle w:val="TOC3"/>
            <w:tabs>
              <w:tab w:val="right" w:leader="dot" w:pos="8296"/>
            </w:tabs>
            <w:rPr>
              <w:rFonts w:cstheme="minorBidi"/>
              <w:noProof/>
              <w:kern w:val="2"/>
              <w:sz w:val="21"/>
            </w:rPr>
          </w:pPr>
          <w:hyperlink w:anchor="_Toc50015694" w:history="1">
            <w:r w:rsidR="00E02ABE" w:rsidRPr="0025275E">
              <w:rPr>
                <w:rStyle w:val="ac"/>
                <w:noProof/>
              </w:rPr>
              <w:t>2.2.5 终端感知层</w:t>
            </w:r>
            <w:r w:rsidR="00E02ABE">
              <w:rPr>
                <w:noProof/>
                <w:webHidden/>
              </w:rPr>
              <w:tab/>
            </w:r>
            <w:r w:rsidR="00E02ABE">
              <w:rPr>
                <w:noProof/>
                <w:webHidden/>
              </w:rPr>
              <w:fldChar w:fldCharType="begin"/>
            </w:r>
            <w:r w:rsidR="00E02ABE">
              <w:rPr>
                <w:noProof/>
                <w:webHidden/>
              </w:rPr>
              <w:instrText xml:space="preserve"> PAGEREF _Toc50015694 \h </w:instrText>
            </w:r>
            <w:r w:rsidR="00E02ABE">
              <w:rPr>
                <w:noProof/>
                <w:webHidden/>
              </w:rPr>
            </w:r>
            <w:r w:rsidR="00E02ABE">
              <w:rPr>
                <w:noProof/>
                <w:webHidden/>
              </w:rPr>
              <w:fldChar w:fldCharType="separate"/>
            </w:r>
            <w:r w:rsidR="00E02ABE">
              <w:rPr>
                <w:noProof/>
                <w:webHidden/>
              </w:rPr>
              <w:t>6</w:t>
            </w:r>
            <w:r w:rsidR="00E02ABE">
              <w:rPr>
                <w:noProof/>
                <w:webHidden/>
              </w:rPr>
              <w:fldChar w:fldCharType="end"/>
            </w:r>
          </w:hyperlink>
        </w:p>
        <w:p w14:paraId="0F3101CD" w14:textId="18CE521D" w:rsidR="00E02ABE" w:rsidRDefault="0086196B">
          <w:pPr>
            <w:pStyle w:val="TOC1"/>
            <w:tabs>
              <w:tab w:val="right" w:leader="dot" w:pos="8296"/>
            </w:tabs>
            <w:rPr>
              <w:rFonts w:cstheme="minorBidi"/>
              <w:noProof/>
              <w:kern w:val="2"/>
              <w:sz w:val="21"/>
            </w:rPr>
          </w:pPr>
          <w:hyperlink w:anchor="_Toc50015695" w:history="1">
            <w:r w:rsidR="00E02ABE" w:rsidRPr="0025275E">
              <w:rPr>
                <w:rStyle w:val="ac"/>
                <w:rFonts w:asciiTheme="minorEastAsia" w:hAnsiTheme="minorEastAsia"/>
                <w:noProof/>
              </w:rPr>
              <w:t>3 智慧城市安全风险</w:t>
            </w:r>
            <w:r w:rsidR="00E02ABE">
              <w:rPr>
                <w:noProof/>
                <w:webHidden/>
              </w:rPr>
              <w:tab/>
            </w:r>
            <w:r w:rsidR="00E02ABE">
              <w:rPr>
                <w:noProof/>
                <w:webHidden/>
              </w:rPr>
              <w:fldChar w:fldCharType="begin"/>
            </w:r>
            <w:r w:rsidR="00E02ABE">
              <w:rPr>
                <w:noProof/>
                <w:webHidden/>
              </w:rPr>
              <w:instrText xml:space="preserve"> PAGEREF _Toc50015695 \h </w:instrText>
            </w:r>
            <w:r w:rsidR="00E02ABE">
              <w:rPr>
                <w:noProof/>
                <w:webHidden/>
              </w:rPr>
            </w:r>
            <w:r w:rsidR="00E02ABE">
              <w:rPr>
                <w:noProof/>
                <w:webHidden/>
              </w:rPr>
              <w:fldChar w:fldCharType="separate"/>
            </w:r>
            <w:r w:rsidR="00E02ABE">
              <w:rPr>
                <w:noProof/>
                <w:webHidden/>
              </w:rPr>
              <w:t>6</w:t>
            </w:r>
            <w:r w:rsidR="00E02ABE">
              <w:rPr>
                <w:noProof/>
                <w:webHidden/>
              </w:rPr>
              <w:fldChar w:fldCharType="end"/>
            </w:r>
          </w:hyperlink>
        </w:p>
        <w:p w14:paraId="661ECE6B" w14:textId="2BD3EFDD" w:rsidR="00E02ABE" w:rsidRDefault="0086196B">
          <w:pPr>
            <w:pStyle w:val="TOC2"/>
            <w:tabs>
              <w:tab w:val="right" w:leader="dot" w:pos="8296"/>
            </w:tabs>
            <w:rPr>
              <w:rFonts w:cstheme="minorBidi"/>
              <w:noProof/>
              <w:kern w:val="2"/>
              <w:sz w:val="21"/>
            </w:rPr>
          </w:pPr>
          <w:hyperlink w:anchor="_Toc50015696" w:history="1">
            <w:r w:rsidR="00E02ABE" w:rsidRPr="0025275E">
              <w:rPr>
                <w:rStyle w:val="ac"/>
                <w:noProof/>
              </w:rPr>
              <w:t>3.1 应用层安全风险</w:t>
            </w:r>
            <w:r w:rsidR="00E02ABE">
              <w:rPr>
                <w:noProof/>
                <w:webHidden/>
              </w:rPr>
              <w:tab/>
            </w:r>
            <w:r w:rsidR="00E02ABE">
              <w:rPr>
                <w:noProof/>
                <w:webHidden/>
              </w:rPr>
              <w:fldChar w:fldCharType="begin"/>
            </w:r>
            <w:r w:rsidR="00E02ABE">
              <w:rPr>
                <w:noProof/>
                <w:webHidden/>
              </w:rPr>
              <w:instrText xml:space="preserve"> PAGEREF _Toc50015696 \h </w:instrText>
            </w:r>
            <w:r w:rsidR="00E02ABE">
              <w:rPr>
                <w:noProof/>
                <w:webHidden/>
              </w:rPr>
            </w:r>
            <w:r w:rsidR="00E02ABE">
              <w:rPr>
                <w:noProof/>
                <w:webHidden/>
              </w:rPr>
              <w:fldChar w:fldCharType="separate"/>
            </w:r>
            <w:r w:rsidR="00E02ABE">
              <w:rPr>
                <w:noProof/>
                <w:webHidden/>
              </w:rPr>
              <w:t>6</w:t>
            </w:r>
            <w:r w:rsidR="00E02ABE">
              <w:rPr>
                <w:noProof/>
                <w:webHidden/>
              </w:rPr>
              <w:fldChar w:fldCharType="end"/>
            </w:r>
          </w:hyperlink>
        </w:p>
        <w:p w14:paraId="46E1BA82" w14:textId="55312FBB" w:rsidR="00E02ABE" w:rsidRDefault="0086196B">
          <w:pPr>
            <w:pStyle w:val="TOC3"/>
            <w:tabs>
              <w:tab w:val="right" w:leader="dot" w:pos="8296"/>
            </w:tabs>
            <w:rPr>
              <w:rFonts w:cstheme="minorBidi"/>
              <w:noProof/>
              <w:kern w:val="2"/>
              <w:sz w:val="21"/>
            </w:rPr>
          </w:pPr>
          <w:hyperlink w:anchor="_Toc50015697" w:history="1">
            <w:r w:rsidR="00E02ABE" w:rsidRPr="0025275E">
              <w:rPr>
                <w:rStyle w:val="ac"/>
                <w:noProof/>
              </w:rPr>
              <w:t>3.1.1 应用不可用风险</w:t>
            </w:r>
            <w:r w:rsidR="00E02ABE">
              <w:rPr>
                <w:noProof/>
                <w:webHidden/>
              </w:rPr>
              <w:tab/>
            </w:r>
            <w:r w:rsidR="00E02ABE">
              <w:rPr>
                <w:noProof/>
                <w:webHidden/>
              </w:rPr>
              <w:fldChar w:fldCharType="begin"/>
            </w:r>
            <w:r w:rsidR="00E02ABE">
              <w:rPr>
                <w:noProof/>
                <w:webHidden/>
              </w:rPr>
              <w:instrText xml:space="preserve"> PAGEREF _Toc50015697 \h </w:instrText>
            </w:r>
            <w:r w:rsidR="00E02ABE">
              <w:rPr>
                <w:noProof/>
                <w:webHidden/>
              </w:rPr>
            </w:r>
            <w:r w:rsidR="00E02ABE">
              <w:rPr>
                <w:noProof/>
                <w:webHidden/>
              </w:rPr>
              <w:fldChar w:fldCharType="separate"/>
            </w:r>
            <w:r w:rsidR="00E02ABE">
              <w:rPr>
                <w:noProof/>
                <w:webHidden/>
              </w:rPr>
              <w:t>6</w:t>
            </w:r>
            <w:r w:rsidR="00E02ABE">
              <w:rPr>
                <w:noProof/>
                <w:webHidden/>
              </w:rPr>
              <w:fldChar w:fldCharType="end"/>
            </w:r>
          </w:hyperlink>
        </w:p>
        <w:p w14:paraId="5CBCECAF" w14:textId="6B463DC8" w:rsidR="00E02ABE" w:rsidRDefault="0086196B">
          <w:pPr>
            <w:pStyle w:val="TOC3"/>
            <w:tabs>
              <w:tab w:val="right" w:leader="dot" w:pos="8296"/>
            </w:tabs>
            <w:rPr>
              <w:rFonts w:cstheme="minorBidi"/>
              <w:noProof/>
              <w:kern w:val="2"/>
              <w:sz w:val="21"/>
            </w:rPr>
          </w:pPr>
          <w:hyperlink w:anchor="_Toc50015698" w:history="1">
            <w:r w:rsidR="00E02ABE" w:rsidRPr="0025275E">
              <w:rPr>
                <w:rStyle w:val="ac"/>
                <w:noProof/>
              </w:rPr>
              <w:t>3.1.2 隐私泄漏风险</w:t>
            </w:r>
            <w:r w:rsidR="00E02ABE">
              <w:rPr>
                <w:noProof/>
                <w:webHidden/>
              </w:rPr>
              <w:tab/>
            </w:r>
            <w:r w:rsidR="00E02ABE">
              <w:rPr>
                <w:noProof/>
                <w:webHidden/>
              </w:rPr>
              <w:fldChar w:fldCharType="begin"/>
            </w:r>
            <w:r w:rsidR="00E02ABE">
              <w:rPr>
                <w:noProof/>
                <w:webHidden/>
              </w:rPr>
              <w:instrText xml:space="preserve"> PAGEREF _Toc50015698 \h </w:instrText>
            </w:r>
            <w:r w:rsidR="00E02ABE">
              <w:rPr>
                <w:noProof/>
                <w:webHidden/>
              </w:rPr>
            </w:r>
            <w:r w:rsidR="00E02ABE">
              <w:rPr>
                <w:noProof/>
                <w:webHidden/>
              </w:rPr>
              <w:fldChar w:fldCharType="separate"/>
            </w:r>
            <w:r w:rsidR="00E02ABE">
              <w:rPr>
                <w:noProof/>
                <w:webHidden/>
              </w:rPr>
              <w:t>7</w:t>
            </w:r>
            <w:r w:rsidR="00E02ABE">
              <w:rPr>
                <w:noProof/>
                <w:webHidden/>
              </w:rPr>
              <w:fldChar w:fldCharType="end"/>
            </w:r>
          </w:hyperlink>
        </w:p>
        <w:p w14:paraId="56D0DF26" w14:textId="15C25304" w:rsidR="00E02ABE" w:rsidRDefault="0086196B">
          <w:pPr>
            <w:pStyle w:val="TOC2"/>
            <w:tabs>
              <w:tab w:val="right" w:leader="dot" w:pos="8296"/>
            </w:tabs>
            <w:rPr>
              <w:rFonts w:cstheme="minorBidi"/>
              <w:noProof/>
              <w:kern w:val="2"/>
              <w:sz w:val="21"/>
            </w:rPr>
          </w:pPr>
          <w:hyperlink w:anchor="_Toc50015699" w:history="1">
            <w:r w:rsidR="00E02ABE" w:rsidRPr="0025275E">
              <w:rPr>
                <w:rStyle w:val="ac"/>
                <w:noProof/>
              </w:rPr>
              <w:t>3.2 数据平台层安全风险</w:t>
            </w:r>
            <w:r w:rsidR="00E02ABE">
              <w:rPr>
                <w:noProof/>
                <w:webHidden/>
              </w:rPr>
              <w:tab/>
            </w:r>
            <w:r w:rsidR="00E02ABE">
              <w:rPr>
                <w:noProof/>
                <w:webHidden/>
              </w:rPr>
              <w:fldChar w:fldCharType="begin"/>
            </w:r>
            <w:r w:rsidR="00E02ABE">
              <w:rPr>
                <w:noProof/>
                <w:webHidden/>
              </w:rPr>
              <w:instrText xml:space="preserve"> PAGEREF _Toc50015699 \h </w:instrText>
            </w:r>
            <w:r w:rsidR="00E02ABE">
              <w:rPr>
                <w:noProof/>
                <w:webHidden/>
              </w:rPr>
            </w:r>
            <w:r w:rsidR="00E02ABE">
              <w:rPr>
                <w:noProof/>
                <w:webHidden/>
              </w:rPr>
              <w:fldChar w:fldCharType="separate"/>
            </w:r>
            <w:r w:rsidR="00E02ABE">
              <w:rPr>
                <w:noProof/>
                <w:webHidden/>
              </w:rPr>
              <w:t>7</w:t>
            </w:r>
            <w:r w:rsidR="00E02ABE">
              <w:rPr>
                <w:noProof/>
                <w:webHidden/>
              </w:rPr>
              <w:fldChar w:fldCharType="end"/>
            </w:r>
          </w:hyperlink>
        </w:p>
        <w:p w14:paraId="260D8C06" w14:textId="73A8A689" w:rsidR="00E02ABE" w:rsidRDefault="0086196B">
          <w:pPr>
            <w:pStyle w:val="TOC3"/>
            <w:tabs>
              <w:tab w:val="right" w:leader="dot" w:pos="8296"/>
            </w:tabs>
            <w:rPr>
              <w:rFonts w:cstheme="minorBidi"/>
              <w:noProof/>
              <w:kern w:val="2"/>
              <w:sz w:val="21"/>
            </w:rPr>
          </w:pPr>
          <w:hyperlink w:anchor="_Toc50015700" w:history="1">
            <w:r w:rsidR="00E02ABE" w:rsidRPr="0025275E">
              <w:rPr>
                <w:rStyle w:val="ac"/>
                <w:noProof/>
              </w:rPr>
              <w:t>3.2.1 数据泄露风险</w:t>
            </w:r>
            <w:r w:rsidR="00E02ABE">
              <w:rPr>
                <w:noProof/>
                <w:webHidden/>
              </w:rPr>
              <w:tab/>
            </w:r>
            <w:r w:rsidR="00E02ABE">
              <w:rPr>
                <w:noProof/>
                <w:webHidden/>
              </w:rPr>
              <w:fldChar w:fldCharType="begin"/>
            </w:r>
            <w:r w:rsidR="00E02ABE">
              <w:rPr>
                <w:noProof/>
                <w:webHidden/>
              </w:rPr>
              <w:instrText xml:space="preserve"> PAGEREF _Toc50015700 \h </w:instrText>
            </w:r>
            <w:r w:rsidR="00E02ABE">
              <w:rPr>
                <w:noProof/>
                <w:webHidden/>
              </w:rPr>
            </w:r>
            <w:r w:rsidR="00E02ABE">
              <w:rPr>
                <w:noProof/>
                <w:webHidden/>
              </w:rPr>
              <w:fldChar w:fldCharType="separate"/>
            </w:r>
            <w:r w:rsidR="00E02ABE">
              <w:rPr>
                <w:noProof/>
                <w:webHidden/>
              </w:rPr>
              <w:t>7</w:t>
            </w:r>
            <w:r w:rsidR="00E02ABE">
              <w:rPr>
                <w:noProof/>
                <w:webHidden/>
              </w:rPr>
              <w:fldChar w:fldCharType="end"/>
            </w:r>
          </w:hyperlink>
        </w:p>
        <w:p w14:paraId="70C18623" w14:textId="3CF097FF" w:rsidR="00E02ABE" w:rsidRDefault="0086196B">
          <w:pPr>
            <w:pStyle w:val="TOC3"/>
            <w:tabs>
              <w:tab w:val="right" w:leader="dot" w:pos="8296"/>
            </w:tabs>
            <w:rPr>
              <w:rFonts w:cstheme="minorBidi"/>
              <w:noProof/>
              <w:kern w:val="2"/>
              <w:sz w:val="21"/>
            </w:rPr>
          </w:pPr>
          <w:hyperlink w:anchor="_Toc50015701" w:history="1">
            <w:r w:rsidR="00E02ABE" w:rsidRPr="0025275E">
              <w:rPr>
                <w:rStyle w:val="ac"/>
                <w:noProof/>
              </w:rPr>
              <w:t>3.2.2 平台被入侵风险</w:t>
            </w:r>
            <w:r w:rsidR="00E02ABE">
              <w:rPr>
                <w:noProof/>
                <w:webHidden/>
              </w:rPr>
              <w:tab/>
            </w:r>
            <w:r w:rsidR="00E02ABE">
              <w:rPr>
                <w:noProof/>
                <w:webHidden/>
              </w:rPr>
              <w:fldChar w:fldCharType="begin"/>
            </w:r>
            <w:r w:rsidR="00E02ABE">
              <w:rPr>
                <w:noProof/>
                <w:webHidden/>
              </w:rPr>
              <w:instrText xml:space="preserve"> PAGEREF _Toc50015701 \h </w:instrText>
            </w:r>
            <w:r w:rsidR="00E02ABE">
              <w:rPr>
                <w:noProof/>
                <w:webHidden/>
              </w:rPr>
            </w:r>
            <w:r w:rsidR="00E02ABE">
              <w:rPr>
                <w:noProof/>
                <w:webHidden/>
              </w:rPr>
              <w:fldChar w:fldCharType="separate"/>
            </w:r>
            <w:r w:rsidR="00E02ABE">
              <w:rPr>
                <w:noProof/>
                <w:webHidden/>
              </w:rPr>
              <w:t>8</w:t>
            </w:r>
            <w:r w:rsidR="00E02ABE">
              <w:rPr>
                <w:noProof/>
                <w:webHidden/>
              </w:rPr>
              <w:fldChar w:fldCharType="end"/>
            </w:r>
          </w:hyperlink>
        </w:p>
        <w:p w14:paraId="4B43E340" w14:textId="1FC4A2E9" w:rsidR="00E02ABE" w:rsidRDefault="0086196B">
          <w:pPr>
            <w:pStyle w:val="TOC2"/>
            <w:tabs>
              <w:tab w:val="right" w:leader="dot" w:pos="8296"/>
            </w:tabs>
            <w:rPr>
              <w:rFonts w:cstheme="minorBidi"/>
              <w:noProof/>
              <w:kern w:val="2"/>
              <w:sz w:val="21"/>
            </w:rPr>
          </w:pPr>
          <w:hyperlink w:anchor="_Toc50015702" w:history="1">
            <w:r w:rsidR="00E02ABE" w:rsidRPr="0025275E">
              <w:rPr>
                <w:rStyle w:val="ac"/>
                <w:noProof/>
              </w:rPr>
              <w:t>3.3 网络连接层安全风险</w:t>
            </w:r>
            <w:r w:rsidR="00E02ABE">
              <w:rPr>
                <w:noProof/>
                <w:webHidden/>
              </w:rPr>
              <w:tab/>
            </w:r>
            <w:r w:rsidR="00E02ABE">
              <w:rPr>
                <w:noProof/>
                <w:webHidden/>
              </w:rPr>
              <w:fldChar w:fldCharType="begin"/>
            </w:r>
            <w:r w:rsidR="00E02ABE">
              <w:rPr>
                <w:noProof/>
                <w:webHidden/>
              </w:rPr>
              <w:instrText xml:space="preserve"> PAGEREF _Toc50015702 \h </w:instrText>
            </w:r>
            <w:r w:rsidR="00E02ABE">
              <w:rPr>
                <w:noProof/>
                <w:webHidden/>
              </w:rPr>
            </w:r>
            <w:r w:rsidR="00E02ABE">
              <w:rPr>
                <w:noProof/>
                <w:webHidden/>
              </w:rPr>
              <w:fldChar w:fldCharType="separate"/>
            </w:r>
            <w:r w:rsidR="00E02ABE">
              <w:rPr>
                <w:noProof/>
                <w:webHidden/>
              </w:rPr>
              <w:t>8</w:t>
            </w:r>
            <w:r w:rsidR="00E02ABE">
              <w:rPr>
                <w:noProof/>
                <w:webHidden/>
              </w:rPr>
              <w:fldChar w:fldCharType="end"/>
            </w:r>
          </w:hyperlink>
        </w:p>
        <w:p w14:paraId="0671F5E1" w14:textId="0B37D6BF" w:rsidR="00E02ABE" w:rsidRDefault="0086196B">
          <w:pPr>
            <w:pStyle w:val="TOC3"/>
            <w:tabs>
              <w:tab w:val="right" w:leader="dot" w:pos="8296"/>
            </w:tabs>
            <w:rPr>
              <w:rFonts w:cstheme="minorBidi"/>
              <w:noProof/>
              <w:kern w:val="2"/>
              <w:sz w:val="21"/>
            </w:rPr>
          </w:pPr>
          <w:hyperlink w:anchor="_Toc50015703" w:history="1">
            <w:r w:rsidR="00E02ABE" w:rsidRPr="0025275E">
              <w:rPr>
                <w:rStyle w:val="ac"/>
                <w:noProof/>
              </w:rPr>
              <w:t>3.3.1 网络被攻击风险</w:t>
            </w:r>
            <w:r w:rsidR="00E02ABE">
              <w:rPr>
                <w:noProof/>
                <w:webHidden/>
              </w:rPr>
              <w:tab/>
            </w:r>
            <w:r w:rsidR="00E02ABE">
              <w:rPr>
                <w:noProof/>
                <w:webHidden/>
              </w:rPr>
              <w:fldChar w:fldCharType="begin"/>
            </w:r>
            <w:r w:rsidR="00E02ABE">
              <w:rPr>
                <w:noProof/>
                <w:webHidden/>
              </w:rPr>
              <w:instrText xml:space="preserve"> PAGEREF _Toc50015703 \h </w:instrText>
            </w:r>
            <w:r w:rsidR="00E02ABE">
              <w:rPr>
                <w:noProof/>
                <w:webHidden/>
              </w:rPr>
            </w:r>
            <w:r w:rsidR="00E02ABE">
              <w:rPr>
                <w:noProof/>
                <w:webHidden/>
              </w:rPr>
              <w:fldChar w:fldCharType="separate"/>
            </w:r>
            <w:r w:rsidR="00E02ABE">
              <w:rPr>
                <w:noProof/>
                <w:webHidden/>
              </w:rPr>
              <w:t>8</w:t>
            </w:r>
            <w:r w:rsidR="00E02ABE">
              <w:rPr>
                <w:noProof/>
                <w:webHidden/>
              </w:rPr>
              <w:fldChar w:fldCharType="end"/>
            </w:r>
          </w:hyperlink>
        </w:p>
        <w:p w14:paraId="5CF2743B" w14:textId="3E7C3864" w:rsidR="00E02ABE" w:rsidRDefault="0086196B">
          <w:pPr>
            <w:pStyle w:val="TOC3"/>
            <w:tabs>
              <w:tab w:val="right" w:leader="dot" w:pos="8296"/>
            </w:tabs>
            <w:rPr>
              <w:rFonts w:cstheme="minorBidi"/>
              <w:noProof/>
              <w:kern w:val="2"/>
              <w:sz w:val="21"/>
            </w:rPr>
          </w:pPr>
          <w:hyperlink w:anchor="_Toc50015704" w:history="1">
            <w:r w:rsidR="00E02ABE" w:rsidRPr="0025275E">
              <w:rPr>
                <w:rStyle w:val="ac"/>
                <w:noProof/>
              </w:rPr>
              <w:t>3.3.2 无线网络被侵入风险</w:t>
            </w:r>
            <w:r w:rsidR="00E02ABE">
              <w:rPr>
                <w:noProof/>
                <w:webHidden/>
              </w:rPr>
              <w:tab/>
            </w:r>
            <w:r w:rsidR="00E02ABE">
              <w:rPr>
                <w:noProof/>
                <w:webHidden/>
              </w:rPr>
              <w:fldChar w:fldCharType="begin"/>
            </w:r>
            <w:r w:rsidR="00E02ABE">
              <w:rPr>
                <w:noProof/>
                <w:webHidden/>
              </w:rPr>
              <w:instrText xml:space="preserve"> PAGEREF _Toc50015704 \h </w:instrText>
            </w:r>
            <w:r w:rsidR="00E02ABE">
              <w:rPr>
                <w:noProof/>
                <w:webHidden/>
              </w:rPr>
            </w:r>
            <w:r w:rsidR="00E02ABE">
              <w:rPr>
                <w:noProof/>
                <w:webHidden/>
              </w:rPr>
              <w:fldChar w:fldCharType="separate"/>
            </w:r>
            <w:r w:rsidR="00E02ABE">
              <w:rPr>
                <w:noProof/>
                <w:webHidden/>
              </w:rPr>
              <w:t>8</w:t>
            </w:r>
            <w:r w:rsidR="00E02ABE">
              <w:rPr>
                <w:noProof/>
                <w:webHidden/>
              </w:rPr>
              <w:fldChar w:fldCharType="end"/>
            </w:r>
          </w:hyperlink>
        </w:p>
        <w:p w14:paraId="5C61DDD0" w14:textId="2350BB39" w:rsidR="00E02ABE" w:rsidRDefault="0086196B">
          <w:pPr>
            <w:pStyle w:val="TOC2"/>
            <w:tabs>
              <w:tab w:val="right" w:leader="dot" w:pos="8296"/>
            </w:tabs>
            <w:rPr>
              <w:rFonts w:cstheme="minorBidi"/>
              <w:noProof/>
              <w:kern w:val="2"/>
              <w:sz w:val="21"/>
            </w:rPr>
          </w:pPr>
          <w:hyperlink w:anchor="_Toc50015705" w:history="1">
            <w:r w:rsidR="00E02ABE" w:rsidRPr="0025275E">
              <w:rPr>
                <w:rStyle w:val="ac"/>
                <w:noProof/>
              </w:rPr>
              <w:t>3.4 边缘计算层安全风险</w:t>
            </w:r>
            <w:r w:rsidR="00E02ABE">
              <w:rPr>
                <w:noProof/>
                <w:webHidden/>
              </w:rPr>
              <w:tab/>
            </w:r>
            <w:r w:rsidR="00E02ABE">
              <w:rPr>
                <w:noProof/>
                <w:webHidden/>
              </w:rPr>
              <w:fldChar w:fldCharType="begin"/>
            </w:r>
            <w:r w:rsidR="00E02ABE">
              <w:rPr>
                <w:noProof/>
                <w:webHidden/>
              </w:rPr>
              <w:instrText xml:space="preserve"> PAGEREF _Toc50015705 \h </w:instrText>
            </w:r>
            <w:r w:rsidR="00E02ABE">
              <w:rPr>
                <w:noProof/>
                <w:webHidden/>
              </w:rPr>
            </w:r>
            <w:r w:rsidR="00E02ABE">
              <w:rPr>
                <w:noProof/>
                <w:webHidden/>
              </w:rPr>
              <w:fldChar w:fldCharType="separate"/>
            </w:r>
            <w:r w:rsidR="00E02ABE">
              <w:rPr>
                <w:noProof/>
                <w:webHidden/>
              </w:rPr>
              <w:t>8</w:t>
            </w:r>
            <w:r w:rsidR="00E02ABE">
              <w:rPr>
                <w:noProof/>
                <w:webHidden/>
              </w:rPr>
              <w:fldChar w:fldCharType="end"/>
            </w:r>
          </w:hyperlink>
        </w:p>
        <w:p w14:paraId="3187615C" w14:textId="3CCFB858" w:rsidR="00E02ABE" w:rsidRDefault="0086196B">
          <w:pPr>
            <w:pStyle w:val="TOC3"/>
            <w:tabs>
              <w:tab w:val="right" w:leader="dot" w:pos="8296"/>
            </w:tabs>
            <w:rPr>
              <w:rFonts w:cstheme="minorBidi"/>
              <w:noProof/>
              <w:kern w:val="2"/>
              <w:sz w:val="21"/>
            </w:rPr>
          </w:pPr>
          <w:hyperlink w:anchor="_Toc50015706" w:history="1">
            <w:r w:rsidR="00E02ABE" w:rsidRPr="0025275E">
              <w:rPr>
                <w:rStyle w:val="ac"/>
                <w:noProof/>
              </w:rPr>
              <w:t>3.4.1 设备被入侵风险</w:t>
            </w:r>
            <w:r w:rsidR="00E02ABE">
              <w:rPr>
                <w:noProof/>
                <w:webHidden/>
              </w:rPr>
              <w:tab/>
            </w:r>
            <w:r w:rsidR="00E02ABE">
              <w:rPr>
                <w:noProof/>
                <w:webHidden/>
              </w:rPr>
              <w:fldChar w:fldCharType="begin"/>
            </w:r>
            <w:r w:rsidR="00E02ABE">
              <w:rPr>
                <w:noProof/>
                <w:webHidden/>
              </w:rPr>
              <w:instrText xml:space="preserve"> PAGEREF _Toc50015706 \h </w:instrText>
            </w:r>
            <w:r w:rsidR="00E02ABE">
              <w:rPr>
                <w:noProof/>
                <w:webHidden/>
              </w:rPr>
            </w:r>
            <w:r w:rsidR="00E02ABE">
              <w:rPr>
                <w:noProof/>
                <w:webHidden/>
              </w:rPr>
              <w:fldChar w:fldCharType="separate"/>
            </w:r>
            <w:r w:rsidR="00E02ABE">
              <w:rPr>
                <w:noProof/>
                <w:webHidden/>
              </w:rPr>
              <w:t>8</w:t>
            </w:r>
            <w:r w:rsidR="00E02ABE">
              <w:rPr>
                <w:noProof/>
                <w:webHidden/>
              </w:rPr>
              <w:fldChar w:fldCharType="end"/>
            </w:r>
          </w:hyperlink>
        </w:p>
        <w:p w14:paraId="31AED65F" w14:textId="3AF47ACE" w:rsidR="00E02ABE" w:rsidRDefault="0086196B">
          <w:pPr>
            <w:pStyle w:val="TOC3"/>
            <w:tabs>
              <w:tab w:val="right" w:leader="dot" w:pos="8296"/>
            </w:tabs>
            <w:rPr>
              <w:rFonts w:cstheme="minorBidi"/>
              <w:noProof/>
              <w:kern w:val="2"/>
              <w:sz w:val="21"/>
            </w:rPr>
          </w:pPr>
          <w:hyperlink w:anchor="_Toc50015707" w:history="1">
            <w:r w:rsidR="00E02ABE" w:rsidRPr="0025275E">
              <w:rPr>
                <w:rStyle w:val="ac"/>
                <w:noProof/>
              </w:rPr>
              <w:t>3.4.2 数据泄漏风险</w:t>
            </w:r>
            <w:r w:rsidR="00E02ABE">
              <w:rPr>
                <w:noProof/>
                <w:webHidden/>
              </w:rPr>
              <w:tab/>
            </w:r>
            <w:r w:rsidR="00E02ABE">
              <w:rPr>
                <w:noProof/>
                <w:webHidden/>
              </w:rPr>
              <w:fldChar w:fldCharType="begin"/>
            </w:r>
            <w:r w:rsidR="00E02ABE">
              <w:rPr>
                <w:noProof/>
                <w:webHidden/>
              </w:rPr>
              <w:instrText xml:space="preserve"> PAGEREF _Toc50015707 \h </w:instrText>
            </w:r>
            <w:r w:rsidR="00E02ABE">
              <w:rPr>
                <w:noProof/>
                <w:webHidden/>
              </w:rPr>
            </w:r>
            <w:r w:rsidR="00E02ABE">
              <w:rPr>
                <w:noProof/>
                <w:webHidden/>
              </w:rPr>
              <w:fldChar w:fldCharType="separate"/>
            </w:r>
            <w:r w:rsidR="00E02ABE">
              <w:rPr>
                <w:noProof/>
                <w:webHidden/>
              </w:rPr>
              <w:t>8</w:t>
            </w:r>
            <w:r w:rsidR="00E02ABE">
              <w:rPr>
                <w:noProof/>
                <w:webHidden/>
              </w:rPr>
              <w:fldChar w:fldCharType="end"/>
            </w:r>
          </w:hyperlink>
        </w:p>
        <w:p w14:paraId="1B62CD16" w14:textId="108D6F58" w:rsidR="00E02ABE" w:rsidRDefault="0086196B">
          <w:pPr>
            <w:pStyle w:val="TOC2"/>
            <w:tabs>
              <w:tab w:val="right" w:leader="dot" w:pos="8296"/>
            </w:tabs>
            <w:rPr>
              <w:rFonts w:cstheme="minorBidi"/>
              <w:noProof/>
              <w:kern w:val="2"/>
              <w:sz w:val="21"/>
            </w:rPr>
          </w:pPr>
          <w:hyperlink w:anchor="_Toc50015708" w:history="1">
            <w:r w:rsidR="00E02ABE" w:rsidRPr="0025275E">
              <w:rPr>
                <w:rStyle w:val="ac"/>
                <w:noProof/>
              </w:rPr>
              <w:t>3.5 终端感知层安全风险</w:t>
            </w:r>
            <w:r w:rsidR="00E02ABE">
              <w:rPr>
                <w:noProof/>
                <w:webHidden/>
              </w:rPr>
              <w:tab/>
            </w:r>
            <w:r w:rsidR="00E02ABE">
              <w:rPr>
                <w:noProof/>
                <w:webHidden/>
              </w:rPr>
              <w:fldChar w:fldCharType="begin"/>
            </w:r>
            <w:r w:rsidR="00E02ABE">
              <w:rPr>
                <w:noProof/>
                <w:webHidden/>
              </w:rPr>
              <w:instrText xml:space="preserve"> PAGEREF _Toc50015708 \h </w:instrText>
            </w:r>
            <w:r w:rsidR="00E02ABE">
              <w:rPr>
                <w:noProof/>
                <w:webHidden/>
              </w:rPr>
            </w:r>
            <w:r w:rsidR="00E02ABE">
              <w:rPr>
                <w:noProof/>
                <w:webHidden/>
              </w:rPr>
              <w:fldChar w:fldCharType="separate"/>
            </w:r>
            <w:r w:rsidR="00E02ABE">
              <w:rPr>
                <w:noProof/>
                <w:webHidden/>
              </w:rPr>
              <w:t>9</w:t>
            </w:r>
            <w:r w:rsidR="00E02ABE">
              <w:rPr>
                <w:noProof/>
                <w:webHidden/>
              </w:rPr>
              <w:fldChar w:fldCharType="end"/>
            </w:r>
          </w:hyperlink>
        </w:p>
        <w:p w14:paraId="38627EEA" w14:textId="36802209" w:rsidR="00E02ABE" w:rsidRDefault="0086196B">
          <w:pPr>
            <w:pStyle w:val="TOC1"/>
            <w:tabs>
              <w:tab w:val="right" w:leader="dot" w:pos="8296"/>
            </w:tabs>
            <w:rPr>
              <w:rFonts w:cstheme="minorBidi"/>
              <w:noProof/>
              <w:kern w:val="2"/>
              <w:sz w:val="21"/>
            </w:rPr>
          </w:pPr>
          <w:hyperlink w:anchor="_Toc50015709" w:history="1">
            <w:r w:rsidR="00E02ABE" w:rsidRPr="0025275E">
              <w:rPr>
                <w:rStyle w:val="ac"/>
                <w:rFonts w:asciiTheme="minorEastAsia" w:hAnsiTheme="minorEastAsia"/>
                <w:noProof/>
              </w:rPr>
              <w:t>4 智慧城市安全架构</w:t>
            </w:r>
            <w:r w:rsidR="00E02ABE">
              <w:rPr>
                <w:noProof/>
                <w:webHidden/>
              </w:rPr>
              <w:tab/>
            </w:r>
            <w:r w:rsidR="00E02ABE">
              <w:rPr>
                <w:noProof/>
                <w:webHidden/>
              </w:rPr>
              <w:fldChar w:fldCharType="begin"/>
            </w:r>
            <w:r w:rsidR="00E02ABE">
              <w:rPr>
                <w:noProof/>
                <w:webHidden/>
              </w:rPr>
              <w:instrText xml:space="preserve"> PAGEREF _Toc50015709 \h </w:instrText>
            </w:r>
            <w:r w:rsidR="00E02ABE">
              <w:rPr>
                <w:noProof/>
                <w:webHidden/>
              </w:rPr>
            </w:r>
            <w:r w:rsidR="00E02ABE">
              <w:rPr>
                <w:noProof/>
                <w:webHidden/>
              </w:rPr>
              <w:fldChar w:fldCharType="separate"/>
            </w:r>
            <w:r w:rsidR="00E02ABE">
              <w:rPr>
                <w:noProof/>
                <w:webHidden/>
              </w:rPr>
              <w:t>10</w:t>
            </w:r>
            <w:r w:rsidR="00E02ABE">
              <w:rPr>
                <w:noProof/>
                <w:webHidden/>
              </w:rPr>
              <w:fldChar w:fldCharType="end"/>
            </w:r>
          </w:hyperlink>
        </w:p>
        <w:p w14:paraId="35AB9A25" w14:textId="01715DC4" w:rsidR="00E02ABE" w:rsidRDefault="0086196B">
          <w:pPr>
            <w:pStyle w:val="TOC2"/>
            <w:tabs>
              <w:tab w:val="right" w:leader="dot" w:pos="8296"/>
            </w:tabs>
            <w:rPr>
              <w:rFonts w:cstheme="minorBidi"/>
              <w:noProof/>
              <w:kern w:val="2"/>
              <w:sz w:val="21"/>
            </w:rPr>
          </w:pPr>
          <w:hyperlink w:anchor="_Toc50015710" w:history="1">
            <w:r w:rsidR="00E02ABE" w:rsidRPr="0025275E">
              <w:rPr>
                <w:rStyle w:val="ac"/>
                <w:rFonts w:asciiTheme="minorEastAsia" w:hAnsiTheme="minorEastAsia"/>
                <w:noProof/>
              </w:rPr>
              <w:t>4.1安全技术全景图</w:t>
            </w:r>
            <w:r w:rsidR="00E02ABE">
              <w:rPr>
                <w:noProof/>
                <w:webHidden/>
              </w:rPr>
              <w:tab/>
            </w:r>
            <w:r w:rsidR="00E02ABE">
              <w:rPr>
                <w:noProof/>
                <w:webHidden/>
              </w:rPr>
              <w:fldChar w:fldCharType="begin"/>
            </w:r>
            <w:r w:rsidR="00E02ABE">
              <w:rPr>
                <w:noProof/>
                <w:webHidden/>
              </w:rPr>
              <w:instrText xml:space="preserve"> PAGEREF _Toc50015710 \h </w:instrText>
            </w:r>
            <w:r w:rsidR="00E02ABE">
              <w:rPr>
                <w:noProof/>
                <w:webHidden/>
              </w:rPr>
            </w:r>
            <w:r w:rsidR="00E02ABE">
              <w:rPr>
                <w:noProof/>
                <w:webHidden/>
              </w:rPr>
              <w:fldChar w:fldCharType="separate"/>
            </w:r>
            <w:r w:rsidR="00E02ABE">
              <w:rPr>
                <w:noProof/>
                <w:webHidden/>
              </w:rPr>
              <w:t>10</w:t>
            </w:r>
            <w:r w:rsidR="00E02ABE">
              <w:rPr>
                <w:noProof/>
                <w:webHidden/>
              </w:rPr>
              <w:fldChar w:fldCharType="end"/>
            </w:r>
          </w:hyperlink>
        </w:p>
        <w:p w14:paraId="13454DB1" w14:textId="25F94D3D" w:rsidR="00E02ABE" w:rsidRDefault="0086196B">
          <w:pPr>
            <w:pStyle w:val="TOC3"/>
            <w:tabs>
              <w:tab w:val="right" w:leader="dot" w:pos="8296"/>
            </w:tabs>
            <w:rPr>
              <w:rFonts w:cstheme="minorBidi"/>
              <w:noProof/>
              <w:kern w:val="2"/>
              <w:sz w:val="21"/>
            </w:rPr>
          </w:pPr>
          <w:hyperlink w:anchor="_Toc50015711" w:history="1">
            <w:r w:rsidR="00E02ABE" w:rsidRPr="0025275E">
              <w:rPr>
                <w:rStyle w:val="ac"/>
                <w:noProof/>
              </w:rPr>
              <w:t>4.1.1网络安全架构图</w:t>
            </w:r>
            <w:r w:rsidR="00E02ABE">
              <w:rPr>
                <w:noProof/>
                <w:webHidden/>
              </w:rPr>
              <w:tab/>
            </w:r>
            <w:r w:rsidR="00E02ABE">
              <w:rPr>
                <w:noProof/>
                <w:webHidden/>
              </w:rPr>
              <w:fldChar w:fldCharType="begin"/>
            </w:r>
            <w:r w:rsidR="00E02ABE">
              <w:rPr>
                <w:noProof/>
                <w:webHidden/>
              </w:rPr>
              <w:instrText xml:space="preserve"> PAGEREF _Toc50015711 \h </w:instrText>
            </w:r>
            <w:r w:rsidR="00E02ABE">
              <w:rPr>
                <w:noProof/>
                <w:webHidden/>
              </w:rPr>
            </w:r>
            <w:r w:rsidR="00E02ABE">
              <w:rPr>
                <w:noProof/>
                <w:webHidden/>
              </w:rPr>
              <w:fldChar w:fldCharType="separate"/>
            </w:r>
            <w:r w:rsidR="00E02ABE">
              <w:rPr>
                <w:noProof/>
                <w:webHidden/>
              </w:rPr>
              <w:t>10</w:t>
            </w:r>
            <w:r w:rsidR="00E02ABE">
              <w:rPr>
                <w:noProof/>
                <w:webHidden/>
              </w:rPr>
              <w:fldChar w:fldCharType="end"/>
            </w:r>
          </w:hyperlink>
        </w:p>
        <w:p w14:paraId="64C24761" w14:textId="08F1B5BA" w:rsidR="00E02ABE" w:rsidRDefault="0086196B">
          <w:pPr>
            <w:pStyle w:val="TOC3"/>
            <w:tabs>
              <w:tab w:val="right" w:leader="dot" w:pos="8296"/>
            </w:tabs>
            <w:rPr>
              <w:rFonts w:cstheme="minorBidi"/>
              <w:noProof/>
              <w:kern w:val="2"/>
              <w:sz w:val="21"/>
            </w:rPr>
          </w:pPr>
          <w:hyperlink w:anchor="_Toc50015712" w:history="1">
            <w:r w:rsidR="00E02ABE" w:rsidRPr="0025275E">
              <w:rPr>
                <w:rStyle w:val="ac"/>
                <w:noProof/>
              </w:rPr>
              <w:t>4.1.2智慧城市安全技术架构</w:t>
            </w:r>
            <w:r w:rsidR="00E02ABE">
              <w:rPr>
                <w:noProof/>
                <w:webHidden/>
              </w:rPr>
              <w:tab/>
            </w:r>
            <w:r w:rsidR="00E02ABE">
              <w:rPr>
                <w:noProof/>
                <w:webHidden/>
              </w:rPr>
              <w:fldChar w:fldCharType="begin"/>
            </w:r>
            <w:r w:rsidR="00E02ABE">
              <w:rPr>
                <w:noProof/>
                <w:webHidden/>
              </w:rPr>
              <w:instrText xml:space="preserve"> PAGEREF _Toc50015712 \h </w:instrText>
            </w:r>
            <w:r w:rsidR="00E02ABE">
              <w:rPr>
                <w:noProof/>
                <w:webHidden/>
              </w:rPr>
            </w:r>
            <w:r w:rsidR="00E02ABE">
              <w:rPr>
                <w:noProof/>
                <w:webHidden/>
              </w:rPr>
              <w:fldChar w:fldCharType="separate"/>
            </w:r>
            <w:r w:rsidR="00E02ABE">
              <w:rPr>
                <w:noProof/>
                <w:webHidden/>
              </w:rPr>
              <w:t>10</w:t>
            </w:r>
            <w:r w:rsidR="00E02ABE">
              <w:rPr>
                <w:noProof/>
                <w:webHidden/>
              </w:rPr>
              <w:fldChar w:fldCharType="end"/>
            </w:r>
          </w:hyperlink>
        </w:p>
        <w:p w14:paraId="0C394A67" w14:textId="5B4B7A03" w:rsidR="00E02ABE" w:rsidRDefault="0086196B">
          <w:pPr>
            <w:pStyle w:val="TOC2"/>
            <w:tabs>
              <w:tab w:val="right" w:leader="dot" w:pos="8296"/>
            </w:tabs>
            <w:rPr>
              <w:rFonts w:cstheme="minorBidi"/>
              <w:noProof/>
              <w:kern w:val="2"/>
              <w:sz w:val="21"/>
            </w:rPr>
          </w:pPr>
          <w:hyperlink w:anchor="_Toc50015713" w:history="1">
            <w:r w:rsidR="00E02ABE" w:rsidRPr="0025275E">
              <w:rPr>
                <w:rStyle w:val="ac"/>
                <w:rFonts w:asciiTheme="minorEastAsia" w:hAnsiTheme="minorEastAsia"/>
                <w:noProof/>
              </w:rPr>
              <w:t>4.2智慧城市安全技术详解</w:t>
            </w:r>
            <w:r w:rsidR="00E02ABE">
              <w:rPr>
                <w:noProof/>
                <w:webHidden/>
              </w:rPr>
              <w:tab/>
            </w:r>
            <w:r w:rsidR="00E02ABE">
              <w:rPr>
                <w:noProof/>
                <w:webHidden/>
              </w:rPr>
              <w:fldChar w:fldCharType="begin"/>
            </w:r>
            <w:r w:rsidR="00E02ABE">
              <w:rPr>
                <w:noProof/>
                <w:webHidden/>
              </w:rPr>
              <w:instrText xml:space="preserve"> PAGEREF _Toc50015713 \h </w:instrText>
            </w:r>
            <w:r w:rsidR="00E02ABE">
              <w:rPr>
                <w:noProof/>
                <w:webHidden/>
              </w:rPr>
            </w:r>
            <w:r w:rsidR="00E02ABE">
              <w:rPr>
                <w:noProof/>
                <w:webHidden/>
              </w:rPr>
              <w:fldChar w:fldCharType="separate"/>
            </w:r>
            <w:r w:rsidR="00E02ABE">
              <w:rPr>
                <w:noProof/>
                <w:webHidden/>
              </w:rPr>
              <w:t>11</w:t>
            </w:r>
            <w:r w:rsidR="00E02ABE">
              <w:rPr>
                <w:noProof/>
                <w:webHidden/>
              </w:rPr>
              <w:fldChar w:fldCharType="end"/>
            </w:r>
          </w:hyperlink>
        </w:p>
        <w:p w14:paraId="0CE8160E" w14:textId="422BF24E" w:rsidR="00E02ABE" w:rsidRDefault="0086196B">
          <w:pPr>
            <w:pStyle w:val="TOC3"/>
            <w:tabs>
              <w:tab w:val="right" w:leader="dot" w:pos="8296"/>
            </w:tabs>
            <w:rPr>
              <w:rFonts w:cstheme="minorBidi"/>
              <w:noProof/>
              <w:kern w:val="2"/>
              <w:sz w:val="21"/>
            </w:rPr>
          </w:pPr>
          <w:hyperlink w:anchor="_Toc50015714" w:history="1">
            <w:r w:rsidR="00E02ABE" w:rsidRPr="0025275E">
              <w:rPr>
                <w:rStyle w:val="ac"/>
                <w:noProof/>
              </w:rPr>
              <w:t>4.2.1身份管理</w:t>
            </w:r>
            <w:r w:rsidR="00E02ABE">
              <w:rPr>
                <w:noProof/>
                <w:webHidden/>
              </w:rPr>
              <w:tab/>
            </w:r>
            <w:r w:rsidR="00E02ABE">
              <w:rPr>
                <w:noProof/>
                <w:webHidden/>
              </w:rPr>
              <w:fldChar w:fldCharType="begin"/>
            </w:r>
            <w:r w:rsidR="00E02ABE">
              <w:rPr>
                <w:noProof/>
                <w:webHidden/>
              </w:rPr>
              <w:instrText xml:space="preserve"> PAGEREF _Toc50015714 \h </w:instrText>
            </w:r>
            <w:r w:rsidR="00E02ABE">
              <w:rPr>
                <w:noProof/>
                <w:webHidden/>
              </w:rPr>
            </w:r>
            <w:r w:rsidR="00E02ABE">
              <w:rPr>
                <w:noProof/>
                <w:webHidden/>
              </w:rPr>
              <w:fldChar w:fldCharType="separate"/>
            </w:r>
            <w:r w:rsidR="00E02ABE">
              <w:rPr>
                <w:noProof/>
                <w:webHidden/>
              </w:rPr>
              <w:t>11</w:t>
            </w:r>
            <w:r w:rsidR="00E02ABE">
              <w:rPr>
                <w:noProof/>
                <w:webHidden/>
              </w:rPr>
              <w:fldChar w:fldCharType="end"/>
            </w:r>
          </w:hyperlink>
        </w:p>
        <w:p w14:paraId="3EA2D93F" w14:textId="12D2A5B3" w:rsidR="00E02ABE" w:rsidRDefault="0086196B">
          <w:pPr>
            <w:pStyle w:val="TOC3"/>
            <w:tabs>
              <w:tab w:val="right" w:leader="dot" w:pos="8296"/>
            </w:tabs>
            <w:rPr>
              <w:rFonts w:cstheme="minorBidi"/>
              <w:noProof/>
              <w:kern w:val="2"/>
              <w:sz w:val="21"/>
            </w:rPr>
          </w:pPr>
          <w:hyperlink w:anchor="_Toc50015715" w:history="1">
            <w:r w:rsidR="00E02ABE" w:rsidRPr="0025275E">
              <w:rPr>
                <w:rStyle w:val="ac"/>
                <w:noProof/>
              </w:rPr>
              <w:t>4.2.2防泄漏技术</w:t>
            </w:r>
            <w:r w:rsidR="00E02ABE">
              <w:rPr>
                <w:noProof/>
                <w:webHidden/>
              </w:rPr>
              <w:tab/>
            </w:r>
            <w:r w:rsidR="00E02ABE">
              <w:rPr>
                <w:noProof/>
                <w:webHidden/>
              </w:rPr>
              <w:fldChar w:fldCharType="begin"/>
            </w:r>
            <w:r w:rsidR="00E02ABE">
              <w:rPr>
                <w:noProof/>
                <w:webHidden/>
              </w:rPr>
              <w:instrText xml:space="preserve"> PAGEREF _Toc50015715 \h </w:instrText>
            </w:r>
            <w:r w:rsidR="00E02ABE">
              <w:rPr>
                <w:noProof/>
                <w:webHidden/>
              </w:rPr>
            </w:r>
            <w:r w:rsidR="00E02ABE">
              <w:rPr>
                <w:noProof/>
                <w:webHidden/>
              </w:rPr>
              <w:fldChar w:fldCharType="separate"/>
            </w:r>
            <w:r w:rsidR="00E02ABE">
              <w:rPr>
                <w:noProof/>
                <w:webHidden/>
              </w:rPr>
              <w:t>11</w:t>
            </w:r>
            <w:r w:rsidR="00E02ABE">
              <w:rPr>
                <w:noProof/>
                <w:webHidden/>
              </w:rPr>
              <w:fldChar w:fldCharType="end"/>
            </w:r>
          </w:hyperlink>
        </w:p>
        <w:p w14:paraId="08752EA4" w14:textId="1CB8203E" w:rsidR="00E02ABE" w:rsidRDefault="0086196B">
          <w:pPr>
            <w:pStyle w:val="TOC3"/>
            <w:tabs>
              <w:tab w:val="right" w:leader="dot" w:pos="8296"/>
            </w:tabs>
            <w:rPr>
              <w:rFonts w:cstheme="minorBidi"/>
              <w:noProof/>
              <w:kern w:val="2"/>
              <w:sz w:val="21"/>
            </w:rPr>
          </w:pPr>
          <w:hyperlink w:anchor="_Toc50015716" w:history="1">
            <w:r w:rsidR="00E02ABE" w:rsidRPr="0025275E">
              <w:rPr>
                <w:rStyle w:val="ac"/>
                <w:noProof/>
              </w:rPr>
              <w:t>4.2.3防入侵技术</w:t>
            </w:r>
            <w:r w:rsidR="00E02ABE">
              <w:rPr>
                <w:noProof/>
                <w:webHidden/>
              </w:rPr>
              <w:tab/>
            </w:r>
            <w:r w:rsidR="00E02ABE">
              <w:rPr>
                <w:noProof/>
                <w:webHidden/>
              </w:rPr>
              <w:fldChar w:fldCharType="begin"/>
            </w:r>
            <w:r w:rsidR="00E02ABE">
              <w:rPr>
                <w:noProof/>
                <w:webHidden/>
              </w:rPr>
              <w:instrText xml:space="preserve"> PAGEREF _Toc50015716 \h </w:instrText>
            </w:r>
            <w:r w:rsidR="00E02ABE">
              <w:rPr>
                <w:noProof/>
                <w:webHidden/>
              </w:rPr>
            </w:r>
            <w:r w:rsidR="00E02ABE">
              <w:rPr>
                <w:noProof/>
                <w:webHidden/>
              </w:rPr>
              <w:fldChar w:fldCharType="separate"/>
            </w:r>
            <w:r w:rsidR="00E02ABE">
              <w:rPr>
                <w:noProof/>
                <w:webHidden/>
              </w:rPr>
              <w:t>13</w:t>
            </w:r>
            <w:r w:rsidR="00E02ABE">
              <w:rPr>
                <w:noProof/>
                <w:webHidden/>
              </w:rPr>
              <w:fldChar w:fldCharType="end"/>
            </w:r>
          </w:hyperlink>
        </w:p>
        <w:p w14:paraId="128AFA82" w14:textId="1E9C9B74" w:rsidR="00E02ABE" w:rsidRDefault="0086196B">
          <w:pPr>
            <w:pStyle w:val="TOC3"/>
            <w:tabs>
              <w:tab w:val="right" w:leader="dot" w:pos="8296"/>
            </w:tabs>
            <w:rPr>
              <w:rFonts w:cstheme="minorBidi"/>
              <w:noProof/>
              <w:kern w:val="2"/>
              <w:sz w:val="21"/>
            </w:rPr>
          </w:pPr>
          <w:hyperlink w:anchor="_Toc50015717" w:history="1">
            <w:r w:rsidR="00E02ABE" w:rsidRPr="0025275E">
              <w:rPr>
                <w:rStyle w:val="ac"/>
                <w:noProof/>
              </w:rPr>
              <w:t>4.2.4可用性</w:t>
            </w:r>
            <w:r w:rsidR="00E02ABE">
              <w:rPr>
                <w:noProof/>
                <w:webHidden/>
              </w:rPr>
              <w:tab/>
            </w:r>
            <w:r w:rsidR="00E02ABE">
              <w:rPr>
                <w:noProof/>
                <w:webHidden/>
              </w:rPr>
              <w:fldChar w:fldCharType="begin"/>
            </w:r>
            <w:r w:rsidR="00E02ABE">
              <w:rPr>
                <w:noProof/>
                <w:webHidden/>
              </w:rPr>
              <w:instrText xml:space="preserve"> PAGEREF _Toc50015717 \h </w:instrText>
            </w:r>
            <w:r w:rsidR="00E02ABE">
              <w:rPr>
                <w:noProof/>
                <w:webHidden/>
              </w:rPr>
            </w:r>
            <w:r w:rsidR="00E02ABE">
              <w:rPr>
                <w:noProof/>
                <w:webHidden/>
              </w:rPr>
              <w:fldChar w:fldCharType="separate"/>
            </w:r>
            <w:r w:rsidR="00E02ABE">
              <w:rPr>
                <w:noProof/>
                <w:webHidden/>
              </w:rPr>
              <w:t>14</w:t>
            </w:r>
            <w:r w:rsidR="00E02ABE">
              <w:rPr>
                <w:noProof/>
                <w:webHidden/>
              </w:rPr>
              <w:fldChar w:fldCharType="end"/>
            </w:r>
          </w:hyperlink>
        </w:p>
        <w:p w14:paraId="78B91827" w14:textId="42B4FA77" w:rsidR="00E02ABE" w:rsidRDefault="0086196B">
          <w:pPr>
            <w:pStyle w:val="TOC3"/>
            <w:tabs>
              <w:tab w:val="right" w:leader="dot" w:pos="8296"/>
            </w:tabs>
            <w:rPr>
              <w:rFonts w:cstheme="minorBidi"/>
              <w:noProof/>
              <w:kern w:val="2"/>
              <w:sz w:val="21"/>
            </w:rPr>
          </w:pPr>
          <w:hyperlink w:anchor="_Toc50015718" w:history="1">
            <w:r w:rsidR="00E02ABE" w:rsidRPr="0025275E">
              <w:rPr>
                <w:rStyle w:val="ac"/>
                <w:noProof/>
              </w:rPr>
              <w:t>4.2.5防抵赖技术</w:t>
            </w:r>
            <w:r w:rsidR="00E02ABE">
              <w:rPr>
                <w:noProof/>
                <w:webHidden/>
              </w:rPr>
              <w:tab/>
            </w:r>
            <w:r w:rsidR="00E02ABE">
              <w:rPr>
                <w:noProof/>
                <w:webHidden/>
              </w:rPr>
              <w:fldChar w:fldCharType="begin"/>
            </w:r>
            <w:r w:rsidR="00E02ABE">
              <w:rPr>
                <w:noProof/>
                <w:webHidden/>
              </w:rPr>
              <w:instrText xml:space="preserve"> PAGEREF _Toc50015718 \h </w:instrText>
            </w:r>
            <w:r w:rsidR="00E02ABE">
              <w:rPr>
                <w:noProof/>
                <w:webHidden/>
              </w:rPr>
            </w:r>
            <w:r w:rsidR="00E02ABE">
              <w:rPr>
                <w:noProof/>
                <w:webHidden/>
              </w:rPr>
              <w:fldChar w:fldCharType="separate"/>
            </w:r>
            <w:r w:rsidR="00E02ABE">
              <w:rPr>
                <w:noProof/>
                <w:webHidden/>
              </w:rPr>
              <w:t>15</w:t>
            </w:r>
            <w:r w:rsidR="00E02ABE">
              <w:rPr>
                <w:noProof/>
                <w:webHidden/>
              </w:rPr>
              <w:fldChar w:fldCharType="end"/>
            </w:r>
          </w:hyperlink>
        </w:p>
        <w:p w14:paraId="6FE08295" w14:textId="4D81D9C7" w:rsidR="00E02ABE" w:rsidRDefault="0086196B">
          <w:pPr>
            <w:pStyle w:val="TOC3"/>
            <w:tabs>
              <w:tab w:val="right" w:leader="dot" w:pos="8296"/>
            </w:tabs>
            <w:rPr>
              <w:rFonts w:cstheme="minorBidi"/>
              <w:noProof/>
              <w:kern w:val="2"/>
              <w:sz w:val="21"/>
            </w:rPr>
          </w:pPr>
          <w:hyperlink w:anchor="_Toc50015719" w:history="1">
            <w:r w:rsidR="00E02ABE" w:rsidRPr="0025275E">
              <w:rPr>
                <w:rStyle w:val="ac"/>
                <w:noProof/>
              </w:rPr>
              <w:t>4.2.6 5G安全技术</w:t>
            </w:r>
            <w:r w:rsidR="00E02ABE">
              <w:rPr>
                <w:noProof/>
                <w:webHidden/>
              </w:rPr>
              <w:tab/>
            </w:r>
            <w:r w:rsidR="00E02ABE">
              <w:rPr>
                <w:noProof/>
                <w:webHidden/>
              </w:rPr>
              <w:fldChar w:fldCharType="begin"/>
            </w:r>
            <w:r w:rsidR="00E02ABE">
              <w:rPr>
                <w:noProof/>
                <w:webHidden/>
              </w:rPr>
              <w:instrText xml:space="preserve"> PAGEREF _Toc50015719 \h </w:instrText>
            </w:r>
            <w:r w:rsidR="00E02ABE">
              <w:rPr>
                <w:noProof/>
                <w:webHidden/>
              </w:rPr>
            </w:r>
            <w:r w:rsidR="00E02ABE">
              <w:rPr>
                <w:noProof/>
                <w:webHidden/>
              </w:rPr>
              <w:fldChar w:fldCharType="separate"/>
            </w:r>
            <w:r w:rsidR="00E02ABE">
              <w:rPr>
                <w:noProof/>
                <w:webHidden/>
              </w:rPr>
              <w:t>15</w:t>
            </w:r>
            <w:r w:rsidR="00E02ABE">
              <w:rPr>
                <w:noProof/>
                <w:webHidden/>
              </w:rPr>
              <w:fldChar w:fldCharType="end"/>
            </w:r>
          </w:hyperlink>
        </w:p>
        <w:p w14:paraId="12FE760F" w14:textId="38FBCB6A" w:rsidR="00E02ABE" w:rsidRDefault="0086196B">
          <w:pPr>
            <w:pStyle w:val="TOC1"/>
            <w:tabs>
              <w:tab w:val="right" w:leader="dot" w:pos="8296"/>
            </w:tabs>
            <w:rPr>
              <w:rFonts w:cstheme="minorBidi"/>
              <w:noProof/>
              <w:kern w:val="2"/>
              <w:sz w:val="21"/>
            </w:rPr>
          </w:pPr>
          <w:hyperlink w:anchor="_Toc50015720" w:history="1">
            <w:r w:rsidR="00E02ABE" w:rsidRPr="0025275E">
              <w:rPr>
                <w:rStyle w:val="ac"/>
                <w:rFonts w:asciiTheme="minorEastAsia" w:hAnsiTheme="minorEastAsia"/>
                <w:noProof/>
              </w:rPr>
              <w:t>5 智慧城市安全运营</w:t>
            </w:r>
            <w:r w:rsidR="00E02ABE">
              <w:rPr>
                <w:noProof/>
                <w:webHidden/>
              </w:rPr>
              <w:tab/>
            </w:r>
            <w:r w:rsidR="00E02ABE">
              <w:rPr>
                <w:noProof/>
                <w:webHidden/>
              </w:rPr>
              <w:fldChar w:fldCharType="begin"/>
            </w:r>
            <w:r w:rsidR="00E02ABE">
              <w:rPr>
                <w:noProof/>
                <w:webHidden/>
              </w:rPr>
              <w:instrText xml:space="preserve"> PAGEREF _Toc50015720 \h </w:instrText>
            </w:r>
            <w:r w:rsidR="00E02ABE">
              <w:rPr>
                <w:noProof/>
                <w:webHidden/>
              </w:rPr>
            </w:r>
            <w:r w:rsidR="00E02ABE">
              <w:rPr>
                <w:noProof/>
                <w:webHidden/>
              </w:rPr>
              <w:fldChar w:fldCharType="separate"/>
            </w:r>
            <w:r w:rsidR="00E02ABE">
              <w:rPr>
                <w:noProof/>
                <w:webHidden/>
              </w:rPr>
              <w:t>16</w:t>
            </w:r>
            <w:r w:rsidR="00E02ABE">
              <w:rPr>
                <w:noProof/>
                <w:webHidden/>
              </w:rPr>
              <w:fldChar w:fldCharType="end"/>
            </w:r>
          </w:hyperlink>
        </w:p>
        <w:p w14:paraId="4703CE87" w14:textId="48A93B0C" w:rsidR="00E02ABE" w:rsidRDefault="0086196B">
          <w:pPr>
            <w:pStyle w:val="TOC2"/>
            <w:tabs>
              <w:tab w:val="right" w:leader="dot" w:pos="8296"/>
            </w:tabs>
            <w:rPr>
              <w:rFonts w:cstheme="minorBidi"/>
              <w:noProof/>
              <w:kern w:val="2"/>
              <w:sz w:val="21"/>
            </w:rPr>
          </w:pPr>
          <w:hyperlink w:anchor="_Toc50015721" w:history="1">
            <w:r w:rsidR="00E02ABE" w:rsidRPr="0025275E">
              <w:rPr>
                <w:rStyle w:val="ac"/>
                <w:rFonts w:asciiTheme="minorEastAsia" w:hAnsiTheme="minorEastAsia"/>
                <w:noProof/>
              </w:rPr>
              <w:t>5.1应急响应</w:t>
            </w:r>
            <w:r w:rsidR="00E02ABE">
              <w:rPr>
                <w:noProof/>
                <w:webHidden/>
              </w:rPr>
              <w:tab/>
            </w:r>
            <w:r w:rsidR="00E02ABE">
              <w:rPr>
                <w:noProof/>
                <w:webHidden/>
              </w:rPr>
              <w:fldChar w:fldCharType="begin"/>
            </w:r>
            <w:r w:rsidR="00E02ABE">
              <w:rPr>
                <w:noProof/>
                <w:webHidden/>
              </w:rPr>
              <w:instrText xml:space="preserve"> PAGEREF _Toc50015721 \h </w:instrText>
            </w:r>
            <w:r w:rsidR="00E02ABE">
              <w:rPr>
                <w:noProof/>
                <w:webHidden/>
              </w:rPr>
            </w:r>
            <w:r w:rsidR="00E02ABE">
              <w:rPr>
                <w:noProof/>
                <w:webHidden/>
              </w:rPr>
              <w:fldChar w:fldCharType="separate"/>
            </w:r>
            <w:r w:rsidR="00E02ABE">
              <w:rPr>
                <w:noProof/>
                <w:webHidden/>
              </w:rPr>
              <w:t>16</w:t>
            </w:r>
            <w:r w:rsidR="00E02ABE">
              <w:rPr>
                <w:noProof/>
                <w:webHidden/>
              </w:rPr>
              <w:fldChar w:fldCharType="end"/>
            </w:r>
          </w:hyperlink>
        </w:p>
        <w:p w14:paraId="7816E9E8" w14:textId="761B63E2" w:rsidR="00E02ABE" w:rsidRDefault="0086196B">
          <w:pPr>
            <w:pStyle w:val="TOC3"/>
            <w:tabs>
              <w:tab w:val="right" w:leader="dot" w:pos="8296"/>
            </w:tabs>
            <w:rPr>
              <w:rFonts w:cstheme="minorBidi"/>
              <w:noProof/>
              <w:kern w:val="2"/>
              <w:sz w:val="21"/>
            </w:rPr>
          </w:pPr>
          <w:hyperlink w:anchor="_Toc50015722" w:history="1">
            <w:r w:rsidR="00E02ABE" w:rsidRPr="0025275E">
              <w:rPr>
                <w:rStyle w:val="ac"/>
                <w:rFonts w:asciiTheme="minorEastAsia" w:hAnsiTheme="minorEastAsia"/>
                <w:noProof/>
              </w:rPr>
              <w:t>5.1.1准备阶段</w:t>
            </w:r>
            <w:r w:rsidR="00E02ABE">
              <w:rPr>
                <w:noProof/>
                <w:webHidden/>
              </w:rPr>
              <w:tab/>
            </w:r>
            <w:r w:rsidR="00E02ABE">
              <w:rPr>
                <w:noProof/>
                <w:webHidden/>
              </w:rPr>
              <w:fldChar w:fldCharType="begin"/>
            </w:r>
            <w:r w:rsidR="00E02ABE">
              <w:rPr>
                <w:noProof/>
                <w:webHidden/>
              </w:rPr>
              <w:instrText xml:space="preserve"> PAGEREF _Toc50015722 \h </w:instrText>
            </w:r>
            <w:r w:rsidR="00E02ABE">
              <w:rPr>
                <w:noProof/>
                <w:webHidden/>
              </w:rPr>
            </w:r>
            <w:r w:rsidR="00E02ABE">
              <w:rPr>
                <w:noProof/>
                <w:webHidden/>
              </w:rPr>
              <w:fldChar w:fldCharType="separate"/>
            </w:r>
            <w:r w:rsidR="00E02ABE">
              <w:rPr>
                <w:noProof/>
                <w:webHidden/>
              </w:rPr>
              <w:t>16</w:t>
            </w:r>
            <w:r w:rsidR="00E02ABE">
              <w:rPr>
                <w:noProof/>
                <w:webHidden/>
              </w:rPr>
              <w:fldChar w:fldCharType="end"/>
            </w:r>
          </w:hyperlink>
        </w:p>
        <w:p w14:paraId="22185375" w14:textId="68BBB3E9" w:rsidR="00E02ABE" w:rsidRDefault="0086196B">
          <w:pPr>
            <w:pStyle w:val="TOC3"/>
            <w:tabs>
              <w:tab w:val="right" w:leader="dot" w:pos="8296"/>
            </w:tabs>
            <w:rPr>
              <w:rFonts w:cstheme="minorBidi"/>
              <w:noProof/>
              <w:kern w:val="2"/>
              <w:sz w:val="21"/>
            </w:rPr>
          </w:pPr>
          <w:hyperlink w:anchor="_Toc50015723" w:history="1">
            <w:r w:rsidR="00E02ABE" w:rsidRPr="0025275E">
              <w:rPr>
                <w:rStyle w:val="ac"/>
                <w:rFonts w:asciiTheme="minorEastAsia" w:hAnsiTheme="minorEastAsia"/>
                <w:noProof/>
              </w:rPr>
              <w:t>5.1.2检测阶段</w:t>
            </w:r>
            <w:r w:rsidR="00E02ABE">
              <w:rPr>
                <w:noProof/>
                <w:webHidden/>
              </w:rPr>
              <w:tab/>
            </w:r>
            <w:r w:rsidR="00E02ABE">
              <w:rPr>
                <w:noProof/>
                <w:webHidden/>
              </w:rPr>
              <w:fldChar w:fldCharType="begin"/>
            </w:r>
            <w:r w:rsidR="00E02ABE">
              <w:rPr>
                <w:noProof/>
                <w:webHidden/>
              </w:rPr>
              <w:instrText xml:space="preserve"> PAGEREF _Toc50015723 \h </w:instrText>
            </w:r>
            <w:r w:rsidR="00E02ABE">
              <w:rPr>
                <w:noProof/>
                <w:webHidden/>
              </w:rPr>
            </w:r>
            <w:r w:rsidR="00E02ABE">
              <w:rPr>
                <w:noProof/>
                <w:webHidden/>
              </w:rPr>
              <w:fldChar w:fldCharType="separate"/>
            </w:r>
            <w:r w:rsidR="00E02ABE">
              <w:rPr>
                <w:noProof/>
                <w:webHidden/>
              </w:rPr>
              <w:t>16</w:t>
            </w:r>
            <w:r w:rsidR="00E02ABE">
              <w:rPr>
                <w:noProof/>
                <w:webHidden/>
              </w:rPr>
              <w:fldChar w:fldCharType="end"/>
            </w:r>
          </w:hyperlink>
        </w:p>
        <w:p w14:paraId="1A4671D1" w14:textId="2A77EEBE" w:rsidR="00E02ABE" w:rsidRDefault="0086196B">
          <w:pPr>
            <w:pStyle w:val="TOC3"/>
            <w:tabs>
              <w:tab w:val="right" w:leader="dot" w:pos="8296"/>
            </w:tabs>
            <w:rPr>
              <w:rFonts w:cstheme="minorBidi"/>
              <w:noProof/>
              <w:kern w:val="2"/>
              <w:sz w:val="21"/>
            </w:rPr>
          </w:pPr>
          <w:hyperlink w:anchor="_Toc50015724" w:history="1">
            <w:r w:rsidR="00E02ABE" w:rsidRPr="0025275E">
              <w:rPr>
                <w:rStyle w:val="ac"/>
                <w:rFonts w:asciiTheme="minorEastAsia" w:hAnsiTheme="minorEastAsia"/>
                <w:noProof/>
              </w:rPr>
              <w:t>5.1.3遏制阶段</w:t>
            </w:r>
            <w:r w:rsidR="00E02ABE">
              <w:rPr>
                <w:noProof/>
                <w:webHidden/>
              </w:rPr>
              <w:tab/>
            </w:r>
            <w:r w:rsidR="00E02ABE">
              <w:rPr>
                <w:noProof/>
                <w:webHidden/>
              </w:rPr>
              <w:fldChar w:fldCharType="begin"/>
            </w:r>
            <w:r w:rsidR="00E02ABE">
              <w:rPr>
                <w:noProof/>
                <w:webHidden/>
              </w:rPr>
              <w:instrText xml:space="preserve"> PAGEREF _Toc50015724 \h </w:instrText>
            </w:r>
            <w:r w:rsidR="00E02ABE">
              <w:rPr>
                <w:noProof/>
                <w:webHidden/>
              </w:rPr>
            </w:r>
            <w:r w:rsidR="00E02ABE">
              <w:rPr>
                <w:noProof/>
                <w:webHidden/>
              </w:rPr>
              <w:fldChar w:fldCharType="separate"/>
            </w:r>
            <w:r w:rsidR="00E02ABE">
              <w:rPr>
                <w:noProof/>
                <w:webHidden/>
              </w:rPr>
              <w:t>17</w:t>
            </w:r>
            <w:r w:rsidR="00E02ABE">
              <w:rPr>
                <w:noProof/>
                <w:webHidden/>
              </w:rPr>
              <w:fldChar w:fldCharType="end"/>
            </w:r>
          </w:hyperlink>
        </w:p>
        <w:p w14:paraId="1B892F40" w14:textId="09A4BBFD" w:rsidR="00E02ABE" w:rsidRDefault="0086196B">
          <w:pPr>
            <w:pStyle w:val="TOC3"/>
            <w:tabs>
              <w:tab w:val="right" w:leader="dot" w:pos="8296"/>
            </w:tabs>
            <w:rPr>
              <w:rFonts w:cstheme="minorBidi"/>
              <w:noProof/>
              <w:kern w:val="2"/>
              <w:sz w:val="21"/>
            </w:rPr>
          </w:pPr>
          <w:hyperlink w:anchor="_Toc50015725" w:history="1">
            <w:r w:rsidR="00E02ABE" w:rsidRPr="0025275E">
              <w:rPr>
                <w:rStyle w:val="ac"/>
                <w:rFonts w:asciiTheme="minorEastAsia" w:hAnsiTheme="minorEastAsia"/>
                <w:noProof/>
              </w:rPr>
              <w:t>5.1.4根除阶段</w:t>
            </w:r>
            <w:r w:rsidR="00E02ABE">
              <w:rPr>
                <w:noProof/>
                <w:webHidden/>
              </w:rPr>
              <w:tab/>
            </w:r>
            <w:r w:rsidR="00E02ABE">
              <w:rPr>
                <w:noProof/>
                <w:webHidden/>
              </w:rPr>
              <w:fldChar w:fldCharType="begin"/>
            </w:r>
            <w:r w:rsidR="00E02ABE">
              <w:rPr>
                <w:noProof/>
                <w:webHidden/>
              </w:rPr>
              <w:instrText xml:space="preserve"> PAGEREF _Toc50015725 \h </w:instrText>
            </w:r>
            <w:r w:rsidR="00E02ABE">
              <w:rPr>
                <w:noProof/>
                <w:webHidden/>
              </w:rPr>
            </w:r>
            <w:r w:rsidR="00E02ABE">
              <w:rPr>
                <w:noProof/>
                <w:webHidden/>
              </w:rPr>
              <w:fldChar w:fldCharType="separate"/>
            </w:r>
            <w:r w:rsidR="00E02ABE">
              <w:rPr>
                <w:noProof/>
                <w:webHidden/>
              </w:rPr>
              <w:t>17</w:t>
            </w:r>
            <w:r w:rsidR="00E02ABE">
              <w:rPr>
                <w:noProof/>
                <w:webHidden/>
              </w:rPr>
              <w:fldChar w:fldCharType="end"/>
            </w:r>
          </w:hyperlink>
        </w:p>
        <w:p w14:paraId="78E6794C" w14:textId="0F54B411" w:rsidR="00E02ABE" w:rsidRDefault="0086196B">
          <w:pPr>
            <w:pStyle w:val="TOC3"/>
            <w:tabs>
              <w:tab w:val="right" w:leader="dot" w:pos="8296"/>
            </w:tabs>
            <w:rPr>
              <w:rFonts w:cstheme="minorBidi"/>
              <w:noProof/>
              <w:kern w:val="2"/>
              <w:sz w:val="21"/>
            </w:rPr>
          </w:pPr>
          <w:hyperlink w:anchor="_Toc50015726" w:history="1">
            <w:r w:rsidR="00E02ABE" w:rsidRPr="0025275E">
              <w:rPr>
                <w:rStyle w:val="ac"/>
                <w:rFonts w:asciiTheme="minorEastAsia" w:hAnsiTheme="minorEastAsia"/>
                <w:noProof/>
              </w:rPr>
              <w:t>5.1.5恢复阶段</w:t>
            </w:r>
            <w:r w:rsidR="00E02ABE">
              <w:rPr>
                <w:noProof/>
                <w:webHidden/>
              </w:rPr>
              <w:tab/>
            </w:r>
            <w:r w:rsidR="00E02ABE">
              <w:rPr>
                <w:noProof/>
                <w:webHidden/>
              </w:rPr>
              <w:fldChar w:fldCharType="begin"/>
            </w:r>
            <w:r w:rsidR="00E02ABE">
              <w:rPr>
                <w:noProof/>
                <w:webHidden/>
              </w:rPr>
              <w:instrText xml:space="preserve"> PAGEREF _Toc50015726 \h </w:instrText>
            </w:r>
            <w:r w:rsidR="00E02ABE">
              <w:rPr>
                <w:noProof/>
                <w:webHidden/>
              </w:rPr>
            </w:r>
            <w:r w:rsidR="00E02ABE">
              <w:rPr>
                <w:noProof/>
                <w:webHidden/>
              </w:rPr>
              <w:fldChar w:fldCharType="separate"/>
            </w:r>
            <w:r w:rsidR="00E02ABE">
              <w:rPr>
                <w:noProof/>
                <w:webHidden/>
              </w:rPr>
              <w:t>17</w:t>
            </w:r>
            <w:r w:rsidR="00E02ABE">
              <w:rPr>
                <w:noProof/>
                <w:webHidden/>
              </w:rPr>
              <w:fldChar w:fldCharType="end"/>
            </w:r>
          </w:hyperlink>
        </w:p>
        <w:p w14:paraId="3CC84AA7" w14:textId="0B9C8C37" w:rsidR="00E02ABE" w:rsidRDefault="0086196B">
          <w:pPr>
            <w:pStyle w:val="TOC3"/>
            <w:tabs>
              <w:tab w:val="right" w:leader="dot" w:pos="8296"/>
            </w:tabs>
            <w:rPr>
              <w:rFonts w:cstheme="minorBidi"/>
              <w:noProof/>
              <w:kern w:val="2"/>
              <w:sz w:val="21"/>
            </w:rPr>
          </w:pPr>
          <w:hyperlink w:anchor="_Toc50015727" w:history="1">
            <w:r w:rsidR="00E02ABE" w:rsidRPr="0025275E">
              <w:rPr>
                <w:rStyle w:val="ac"/>
                <w:rFonts w:asciiTheme="minorEastAsia" w:hAnsiTheme="minorEastAsia"/>
                <w:noProof/>
              </w:rPr>
              <w:t>5.1.6跟踪阶段</w:t>
            </w:r>
            <w:r w:rsidR="00E02ABE">
              <w:rPr>
                <w:noProof/>
                <w:webHidden/>
              </w:rPr>
              <w:tab/>
            </w:r>
            <w:r w:rsidR="00E02ABE">
              <w:rPr>
                <w:noProof/>
                <w:webHidden/>
              </w:rPr>
              <w:fldChar w:fldCharType="begin"/>
            </w:r>
            <w:r w:rsidR="00E02ABE">
              <w:rPr>
                <w:noProof/>
                <w:webHidden/>
              </w:rPr>
              <w:instrText xml:space="preserve"> PAGEREF _Toc50015727 \h </w:instrText>
            </w:r>
            <w:r w:rsidR="00E02ABE">
              <w:rPr>
                <w:noProof/>
                <w:webHidden/>
              </w:rPr>
            </w:r>
            <w:r w:rsidR="00E02ABE">
              <w:rPr>
                <w:noProof/>
                <w:webHidden/>
              </w:rPr>
              <w:fldChar w:fldCharType="separate"/>
            </w:r>
            <w:r w:rsidR="00E02ABE">
              <w:rPr>
                <w:noProof/>
                <w:webHidden/>
              </w:rPr>
              <w:t>17</w:t>
            </w:r>
            <w:r w:rsidR="00E02ABE">
              <w:rPr>
                <w:noProof/>
                <w:webHidden/>
              </w:rPr>
              <w:fldChar w:fldCharType="end"/>
            </w:r>
          </w:hyperlink>
        </w:p>
        <w:p w14:paraId="6AE4ADD3" w14:textId="19296402" w:rsidR="00E02ABE" w:rsidRDefault="0086196B">
          <w:pPr>
            <w:pStyle w:val="TOC2"/>
            <w:tabs>
              <w:tab w:val="right" w:leader="dot" w:pos="8296"/>
            </w:tabs>
            <w:rPr>
              <w:rFonts w:cstheme="minorBidi"/>
              <w:noProof/>
              <w:kern w:val="2"/>
              <w:sz w:val="21"/>
            </w:rPr>
          </w:pPr>
          <w:hyperlink w:anchor="_Toc50015728" w:history="1">
            <w:r w:rsidR="00E02ABE" w:rsidRPr="0025275E">
              <w:rPr>
                <w:rStyle w:val="ac"/>
                <w:rFonts w:asciiTheme="minorEastAsia" w:hAnsiTheme="minorEastAsia"/>
                <w:noProof/>
              </w:rPr>
              <w:t>5.2红蓝对抗</w:t>
            </w:r>
            <w:r w:rsidR="00E02ABE">
              <w:rPr>
                <w:noProof/>
                <w:webHidden/>
              </w:rPr>
              <w:tab/>
            </w:r>
            <w:r w:rsidR="00E02ABE">
              <w:rPr>
                <w:noProof/>
                <w:webHidden/>
              </w:rPr>
              <w:fldChar w:fldCharType="begin"/>
            </w:r>
            <w:r w:rsidR="00E02ABE">
              <w:rPr>
                <w:noProof/>
                <w:webHidden/>
              </w:rPr>
              <w:instrText xml:space="preserve"> PAGEREF _Toc50015728 \h </w:instrText>
            </w:r>
            <w:r w:rsidR="00E02ABE">
              <w:rPr>
                <w:noProof/>
                <w:webHidden/>
              </w:rPr>
            </w:r>
            <w:r w:rsidR="00E02ABE">
              <w:rPr>
                <w:noProof/>
                <w:webHidden/>
              </w:rPr>
              <w:fldChar w:fldCharType="separate"/>
            </w:r>
            <w:r w:rsidR="00E02ABE">
              <w:rPr>
                <w:noProof/>
                <w:webHidden/>
              </w:rPr>
              <w:t>17</w:t>
            </w:r>
            <w:r w:rsidR="00E02ABE">
              <w:rPr>
                <w:noProof/>
                <w:webHidden/>
              </w:rPr>
              <w:fldChar w:fldCharType="end"/>
            </w:r>
          </w:hyperlink>
        </w:p>
        <w:p w14:paraId="61ED6A97" w14:textId="31FDB0DB" w:rsidR="00E02ABE" w:rsidRDefault="0086196B">
          <w:pPr>
            <w:pStyle w:val="TOC3"/>
            <w:tabs>
              <w:tab w:val="right" w:leader="dot" w:pos="8296"/>
            </w:tabs>
            <w:rPr>
              <w:rFonts w:cstheme="minorBidi"/>
              <w:noProof/>
              <w:kern w:val="2"/>
              <w:sz w:val="21"/>
            </w:rPr>
          </w:pPr>
          <w:hyperlink w:anchor="_Toc50015729" w:history="1">
            <w:r w:rsidR="00E02ABE" w:rsidRPr="0025275E">
              <w:rPr>
                <w:rStyle w:val="ac"/>
                <w:rFonts w:asciiTheme="minorEastAsia" w:hAnsiTheme="minorEastAsia"/>
                <w:noProof/>
              </w:rPr>
              <w:t>5.2.1常见的蓝军攻击技术</w:t>
            </w:r>
            <w:r w:rsidR="00E02ABE">
              <w:rPr>
                <w:noProof/>
                <w:webHidden/>
              </w:rPr>
              <w:tab/>
            </w:r>
            <w:r w:rsidR="00E02ABE">
              <w:rPr>
                <w:noProof/>
                <w:webHidden/>
              </w:rPr>
              <w:fldChar w:fldCharType="begin"/>
            </w:r>
            <w:r w:rsidR="00E02ABE">
              <w:rPr>
                <w:noProof/>
                <w:webHidden/>
              </w:rPr>
              <w:instrText xml:space="preserve"> PAGEREF _Toc50015729 \h </w:instrText>
            </w:r>
            <w:r w:rsidR="00E02ABE">
              <w:rPr>
                <w:noProof/>
                <w:webHidden/>
              </w:rPr>
            </w:r>
            <w:r w:rsidR="00E02ABE">
              <w:rPr>
                <w:noProof/>
                <w:webHidden/>
              </w:rPr>
              <w:fldChar w:fldCharType="separate"/>
            </w:r>
            <w:r w:rsidR="00E02ABE">
              <w:rPr>
                <w:noProof/>
                <w:webHidden/>
              </w:rPr>
              <w:t>18</w:t>
            </w:r>
            <w:r w:rsidR="00E02ABE">
              <w:rPr>
                <w:noProof/>
                <w:webHidden/>
              </w:rPr>
              <w:fldChar w:fldCharType="end"/>
            </w:r>
          </w:hyperlink>
        </w:p>
        <w:p w14:paraId="6C1F1545" w14:textId="047342A6" w:rsidR="00E02ABE" w:rsidRDefault="0086196B">
          <w:pPr>
            <w:pStyle w:val="TOC2"/>
            <w:tabs>
              <w:tab w:val="right" w:leader="dot" w:pos="8296"/>
            </w:tabs>
            <w:rPr>
              <w:rFonts w:cstheme="minorBidi"/>
              <w:noProof/>
              <w:kern w:val="2"/>
              <w:sz w:val="21"/>
            </w:rPr>
          </w:pPr>
          <w:hyperlink w:anchor="_Toc50015730" w:history="1">
            <w:r w:rsidR="00E02ABE" w:rsidRPr="0025275E">
              <w:rPr>
                <w:rStyle w:val="ac"/>
                <w:rFonts w:asciiTheme="minorEastAsia" w:hAnsiTheme="minorEastAsia"/>
                <w:noProof/>
              </w:rPr>
              <w:t>5.3漏洞管理</w:t>
            </w:r>
            <w:r w:rsidR="00E02ABE">
              <w:rPr>
                <w:noProof/>
                <w:webHidden/>
              </w:rPr>
              <w:tab/>
            </w:r>
            <w:r w:rsidR="00E02ABE">
              <w:rPr>
                <w:noProof/>
                <w:webHidden/>
              </w:rPr>
              <w:fldChar w:fldCharType="begin"/>
            </w:r>
            <w:r w:rsidR="00E02ABE">
              <w:rPr>
                <w:noProof/>
                <w:webHidden/>
              </w:rPr>
              <w:instrText xml:space="preserve"> PAGEREF _Toc50015730 \h </w:instrText>
            </w:r>
            <w:r w:rsidR="00E02ABE">
              <w:rPr>
                <w:noProof/>
                <w:webHidden/>
              </w:rPr>
            </w:r>
            <w:r w:rsidR="00E02ABE">
              <w:rPr>
                <w:noProof/>
                <w:webHidden/>
              </w:rPr>
              <w:fldChar w:fldCharType="separate"/>
            </w:r>
            <w:r w:rsidR="00E02ABE">
              <w:rPr>
                <w:noProof/>
                <w:webHidden/>
              </w:rPr>
              <w:t>18</w:t>
            </w:r>
            <w:r w:rsidR="00E02ABE">
              <w:rPr>
                <w:noProof/>
                <w:webHidden/>
              </w:rPr>
              <w:fldChar w:fldCharType="end"/>
            </w:r>
          </w:hyperlink>
        </w:p>
        <w:p w14:paraId="7F7FDFEA" w14:textId="492A2205" w:rsidR="00E02ABE" w:rsidRDefault="0086196B">
          <w:pPr>
            <w:pStyle w:val="TOC3"/>
            <w:tabs>
              <w:tab w:val="right" w:leader="dot" w:pos="8296"/>
            </w:tabs>
            <w:rPr>
              <w:rFonts w:cstheme="minorBidi"/>
              <w:noProof/>
              <w:kern w:val="2"/>
              <w:sz w:val="21"/>
            </w:rPr>
          </w:pPr>
          <w:hyperlink w:anchor="_Toc50015731" w:history="1">
            <w:r w:rsidR="00E02ABE" w:rsidRPr="0025275E">
              <w:rPr>
                <w:rStyle w:val="ac"/>
                <w:rFonts w:asciiTheme="minorEastAsia" w:hAnsiTheme="minorEastAsia"/>
                <w:noProof/>
              </w:rPr>
              <w:t>5.3.1发现漏洞</w:t>
            </w:r>
            <w:r w:rsidR="00E02ABE">
              <w:rPr>
                <w:noProof/>
                <w:webHidden/>
              </w:rPr>
              <w:tab/>
            </w:r>
            <w:r w:rsidR="00E02ABE">
              <w:rPr>
                <w:noProof/>
                <w:webHidden/>
              </w:rPr>
              <w:fldChar w:fldCharType="begin"/>
            </w:r>
            <w:r w:rsidR="00E02ABE">
              <w:rPr>
                <w:noProof/>
                <w:webHidden/>
              </w:rPr>
              <w:instrText xml:space="preserve"> PAGEREF _Toc50015731 \h </w:instrText>
            </w:r>
            <w:r w:rsidR="00E02ABE">
              <w:rPr>
                <w:noProof/>
                <w:webHidden/>
              </w:rPr>
            </w:r>
            <w:r w:rsidR="00E02ABE">
              <w:rPr>
                <w:noProof/>
                <w:webHidden/>
              </w:rPr>
              <w:fldChar w:fldCharType="separate"/>
            </w:r>
            <w:r w:rsidR="00E02ABE">
              <w:rPr>
                <w:noProof/>
                <w:webHidden/>
              </w:rPr>
              <w:t>19</w:t>
            </w:r>
            <w:r w:rsidR="00E02ABE">
              <w:rPr>
                <w:noProof/>
                <w:webHidden/>
              </w:rPr>
              <w:fldChar w:fldCharType="end"/>
            </w:r>
          </w:hyperlink>
        </w:p>
        <w:p w14:paraId="67BE0AEB" w14:textId="3DFC61AE" w:rsidR="00E02ABE" w:rsidRDefault="0086196B">
          <w:pPr>
            <w:pStyle w:val="TOC3"/>
            <w:tabs>
              <w:tab w:val="right" w:leader="dot" w:pos="8296"/>
            </w:tabs>
            <w:rPr>
              <w:rFonts w:cstheme="minorBidi"/>
              <w:noProof/>
              <w:kern w:val="2"/>
              <w:sz w:val="21"/>
            </w:rPr>
          </w:pPr>
          <w:hyperlink w:anchor="_Toc50015732" w:history="1">
            <w:r w:rsidR="00E02ABE" w:rsidRPr="0025275E">
              <w:rPr>
                <w:rStyle w:val="ac"/>
                <w:rFonts w:asciiTheme="minorEastAsia" w:hAnsiTheme="minorEastAsia"/>
                <w:noProof/>
              </w:rPr>
              <w:t>5.3.2漏洞评估与修复</w:t>
            </w:r>
            <w:r w:rsidR="00E02ABE">
              <w:rPr>
                <w:noProof/>
                <w:webHidden/>
              </w:rPr>
              <w:tab/>
            </w:r>
            <w:r w:rsidR="00E02ABE">
              <w:rPr>
                <w:noProof/>
                <w:webHidden/>
              </w:rPr>
              <w:fldChar w:fldCharType="begin"/>
            </w:r>
            <w:r w:rsidR="00E02ABE">
              <w:rPr>
                <w:noProof/>
                <w:webHidden/>
              </w:rPr>
              <w:instrText xml:space="preserve"> PAGEREF _Toc50015732 \h </w:instrText>
            </w:r>
            <w:r w:rsidR="00E02ABE">
              <w:rPr>
                <w:noProof/>
                <w:webHidden/>
              </w:rPr>
            </w:r>
            <w:r w:rsidR="00E02ABE">
              <w:rPr>
                <w:noProof/>
                <w:webHidden/>
              </w:rPr>
              <w:fldChar w:fldCharType="separate"/>
            </w:r>
            <w:r w:rsidR="00E02ABE">
              <w:rPr>
                <w:noProof/>
                <w:webHidden/>
              </w:rPr>
              <w:t>19</w:t>
            </w:r>
            <w:r w:rsidR="00E02ABE">
              <w:rPr>
                <w:noProof/>
                <w:webHidden/>
              </w:rPr>
              <w:fldChar w:fldCharType="end"/>
            </w:r>
          </w:hyperlink>
        </w:p>
        <w:p w14:paraId="00B5BD68" w14:textId="009DE671" w:rsidR="00E02ABE" w:rsidRDefault="0086196B">
          <w:pPr>
            <w:pStyle w:val="TOC2"/>
            <w:tabs>
              <w:tab w:val="right" w:leader="dot" w:pos="8296"/>
            </w:tabs>
            <w:rPr>
              <w:rFonts w:cstheme="minorBidi"/>
              <w:noProof/>
              <w:kern w:val="2"/>
              <w:sz w:val="21"/>
            </w:rPr>
          </w:pPr>
          <w:hyperlink w:anchor="_Toc50015733" w:history="1">
            <w:r w:rsidR="00E02ABE" w:rsidRPr="0025275E">
              <w:rPr>
                <w:rStyle w:val="ac"/>
                <w:rFonts w:asciiTheme="minorEastAsia" w:hAnsiTheme="minorEastAsia"/>
                <w:noProof/>
              </w:rPr>
              <w:t>5.4威胁情报</w:t>
            </w:r>
            <w:r w:rsidR="00E02ABE">
              <w:rPr>
                <w:noProof/>
                <w:webHidden/>
              </w:rPr>
              <w:tab/>
            </w:r>
            <w:r w:rsidR="00E02ABE">
              <w:rPr>
                <w:noProof/>
                <w:webHidden/>
              </w:rPr>
              <w:fldChar w:fldCharType="begin"/>
            </w:r>
            <w:r w:rsidR="00E02ABE">
              <w:rPr>
                <w:noProof/>
                <w:webHidden/>
              </w:rPr>
              <w:instrText xml:space="preserve"> PAGEREF _Toc50015733 \h </w:instrText>
            </w:r>
            <w:r w:rsidR="00E02ABE">
              <w:rPr>
                <w:noProof/>
                <w:webHidden/>
              </w:rPr>
            </w:r>
            <w:r w:rsidR="00E02ABE">
              <w:rPr>
                <w:noProof/>
                <w:webHidden/>
              </w:rPr>
              <w:fldChar w:fldCharType="separate"/>
            </w:r>
            <w:r w:rsidR="00E02ABE">
              <w:rPr>
                <w:noProof/>
                <w:webHidden/>
              </w:rPr>
              <w:t>20</w:t>
            </w:r>
            <w:r w:rsidR="00E02ABE">
              <w:rPr>
                <w:noProof/>
                <w:webHidden/>
              </w:rPr>
              <w:fldChar w:fldCharType="end"/>
            </w:r>
          </w:hyperlink>
        </w:p>
        <w:p w14:paraId="572FDEB3" w14:textId="26070A0B" w:rsidR="00E02ABE" w:rsidRDefault="0086196B">
          <w:pPr>
            <w:pStyle w:val="TOC1"/>
            <w:tabs>
              <w:tab w:val="right" w:leader="dot" w:pos="8296"/>
            </w:tabs>
            <w:rPr>
              <w:rFonts w:cstheme="minorBidi"/>
              <w:noProof/>
              <w:kern w:val="2"/>
              <w:sz w:val="21"/>
            </w:rPr>
          </w:pPr>
          <w:hyperlink w:anchor="_Toc50015734" w:history="1">
            <w:r w:rsidR="00E02ABE" w:rsidRPr="0025275E">
              <w:rPr>
                <w:rStyle w:val="ac"/>
                <w:rFonts w:asciiTheme="minorEastAsia" w:hAnsiTheme="minorEastAsia"/>
                <w:noProof/>
              </w:rPr>
              <w:t>6 智慧城市安全管理</w:t>
            </w:r>
            <w:r w:rsidR="00E02ABE">
              <w:rPr>
                <w:noProof/>
                <w:webHidden/>
              </w:rPr>
              <w:tab/>
            </w:r>
            <w:r w:rsidR="00E02ABE">
              <w:rPr>
                <w:noProof/>
                <w:webHidden/>
              </w:rPr>
              <w:fldChar w:fldCharType="begin"/>
            </w:r>
            <w:r w:rsidR="00E02ABE">
              <w:rPr>
                <w:noProof/>
                <w:webHidden/>
              </w:rPr>
              <w:instrText xml:space="preserve"> PAGEREF _Toc50015734 \h </w:instrText>
            </w:r>
            <w:r w:rsidR="00E02ABE">
              <w:rPr>
                <w:noProof/>
                <w:webHidden/>
              </w:rPr>
            </w:r>
            <w:r w:rsidR="00E02ABE">
              <w:rPr>
                <w:noProof/>
                <w:webHidden/>
              </w:rPr>
              <w:fldChar w:fldCharType="separate"/>
            </w:r>
            <w:r w:rsidR="00E02ABE">
              <w:rPr>
                <w:noProof/>
                <w:webHidden/>
              </w:rPr>
              <w:t>21</w:t>
            </w:r>
            <w:r w:rsidR="00E02ABE">
              <w:rPr>
                <w:noProof/>
                <w:webHidden/>
              </w:rPr>
              <w:fldChar w:fldCharType="end"/>
            </w:r>
          </w:hyperlink>
        </w:p>
        <w:p w14:paraId="627F6167" w14:textId="7F077A07" w:rsidR="00E02ABE" w:rsidRDefault="0086196B">
          <w:pPr>
            <w:pStyle w:val="TOC2"/>
            <w:tabs>
              <w:tab w:val="right" w:leader="dot" w:pos="8296"/>
            </w:tabs>
            <w:rPr>
              <w:rFonts w:cstheme="minorBidi"/>
              <w:noProof/>
              <w:kern w:val="2"/>
              <w:sz w:val="21"/>
            </w:rPr>
          </w:pPr>
          <w:hyperlink w:anchor="_Toc50015735" w:history="1">
            <w:r w:rsidR="00E02ABE" w:rsidRPr="0025275E">
              <w:rPr>
                <w:rStyle w:val="ac"/>
                <w:rFonts w:asciiTheme="minorEastAsia" w:hAnsiTheme="minorEastAsia"/>
                <w:noProof/>
              </w:rPr>
              <w:t>6.1网络安全组织结构</w:t>
            </w:r>
            <w:r w:rsidR="00E02ABE">
              <w:rPr>
                <w:noProof/>
                <w:webHidden/>
              </w:rPr>
              <w:tab/>
            </w:r>
            <w:r w:rsidR="00E02ABE">
              <w:rPr>
                <w:noProof/>
                <w:webHidden/>
              </w:rPr>
              <w:fldChar w:fldCharType="begin"/>
            </w:r>
            <w:r w:rsidR="00E02ABE">
              <w:rPr>
                <w:noProof/>
                <w:webHidden/>
              </w:rPr>
              <w:instrText xml:space="preserve"> PAGEREF _Toc50015735 \h </w:instrText>
            </w:r>
            <w:r w:rsidR="00E02ABE">
              <w:rPr>
                <w:noProof/>
                <w:webHidden/>
              </w:rPr>
            </w:r>
            <w:r w:rsidR="00E02ABE">
              <w:rPr>
                <w:noProof/>
                <w:webHidden/>
              </w:rPr>
              <w:fldChar w:fldCharType="separate"/>
            </w:r>
            <w:r w:rsidR="00E02ABE">
              <w:rPr>
                <w:noProof/>
                <w:webHidden/>
              </w:rPr>
              <w:t>21</w:t>
            </w:r>
            <w:r w:rsidR="00E02ABE">
              <w:rPr>
                <w:noProof/>
                <w:webHidden/>
              </w:rPr>
              <w:fldChar w:fldCharType="end"/>
            </w:r>
          </w:hyperlink>
        </w:p>
        <w:p w14:paraId="4BC892B2" w14:textId="681D8B7A" w:rsidR="00E02ABE" w:rsidRDefault="0086196B">
          <w:pPr>
            <w:pStyle w:val="TOC2"/>
            <w:tabs>
              <w:tab w:val="right" w:leader="dot" w:pos="8296"/>
            </w:tabs>
            <w:rPr>
              <w:rFonts w:cstheme="minorBidi"/>
              <w:noProof/>
              <w:kern w:val="2"/>
              <w:sz w:val="21"/>
            </w:rPr>
          </w:pPr>
          <w:hyperlink w:anchor="_Toc50015736" w:history="1">
            <w:r w:rsidR="00E02ABE" w:rsidRPr="0025275E">
              <w:rPr>
                <w:rStyle w:val="ac"/>
                <w:rFonts w:asciiTheme="minorEastAsia" w:hAnsiTheme="minorEastAsia"/>
                <w:noProof/>
              </w:rPr>
              <w:t>6.2人员权限管理</w:t>
            </w:r>
            <w:r w:rsidR="00E02ABE">
              <w:rPr>
                <w:noProof/>
                <w:webHidden/>
              </w:rPr>
              <w:tab/>
            </w:r>
            <w:r w:rsidR="00E02ABE">
              <w:rPr>
                <w:noProof/>
                <w:webHidden/>
              </w:rPr>
              <w:fldChar w:fldCharType="begin"/>
            </w:r>
            <w:r w:rsidR="00E02ABE">
              <w:rPr>
                <w:noProof/>
                <w:webHidden/>
              </w:rPr>
              <w:instrText xml:space="preserve"> PAGEREF _Toc50015736 \h </w:instrText>
            </w:r>
            <w:r w:rsidR="00E02ABE">
              <w:rPr>
                <w:noProof/>
                <w:webHidden/>
              </w:rPr>
            </w:r>
            <w:r w:rsidR="00E02ABE">
              <w:rPr>
                <w:noProof/>
                <w:webHidden/>
              </w:rPr>
              <w:fldChar w:fldCharType="separate"/>
            </w:r>
            <w:r w:rsidR="00E02ABE">
              <w:rPr>
                <w:noProof/>
                <w:webHidden/>
              </w:rPr>
              <w:t>21</w:t>
            </w:r>
            <w:r w:rsidR="00E02ABE">
              <w:rPr>
                <w:noProof/>
                <w:webHidden/>
              </w:rPr>
              <w:fldChar w:fldCharType="end"/>
            </w:r>
          </w:hyperlink>
        </w:p>
        <w:p w14:paraId="68B08E2E" w14:textId="45187656" w:rsidR="00E02ABE" w:rsidRDefault="0086196B">
          <w:pPr>
            <w:pStyle w:val="TOC2"/>
            <w:tabs>
              <w:tab w:val="right" w:leader="dot" w:pos="8296"/>
            </w:tabs>
            <w:rPr>
              <w:rFonts w:cstheme="minorBidi"/>
              <w:noProof/>
              <w:kern w:val="2"/>
              <w:sz w:val="21"/>
            </w:rPr>
          </w:pPr>
          <w:hyperlink w:anchor="_Toc50015737" w:history="1">
            <w:r w:rsidR="00E02ABE" w:rsidRPr="0025275E">
              <w:rPr>
                <w:rStyle w:val="ac"/>
                <w:rFonts w:asciiTheme="minorEastAsia" w:hAnsiTheme="minorEastAsia"/>
                <w:noProof/>
              </w:rPr>
              <w:t>6.3数据管理</w:t>
            </w:r>
            <w:r w:rsidR="00E02ABE">
              <w:rPr>
                <w:noProof/>
                <w:webHidden/>
              </w:rPr>
              <w:tab/>
            </w:r>
            <w:r w:rsidR="00E02ABE">
              <w:rPr>
                <w:noProof/>
                <w:webHidden/>
              </w:rPr>
              <w:fldChar w:fldCharType="begin"/>
            </w:r>
            <w:r w:rsidR="00E02ABE">
              <w:rPr>
                <w:noProof/>
                <w:webHidden/>
              </w:rPr>
              <w:instrText xml:space="preserve"> PAGEREF _Toc50015737 \h </w:instrText>
            </w:r>
            <w:r w:rsidR="00E02ABE">
              <w:rPr>
                <w:noProof/>
                <w:webHidden/>
              </w:rPr>
            </w:r>
            <w:r w:rsidR="00E02ABE">
              <w:rPr>
                <w:noProof/>
                <w:webHidden/>
              </w:rPr>
              <w:fldChar w:fldCharType="separate"/>
            </w:r>
            <w:r w:rsidR="00E02ABE">
              <w:rPr>
                <w:noProof/>
                <w:webHidden/>
              </w:rPr>
              <w:t>22</w:t>
            </w:r>
            <w:r w:rsidR="00E02ABE">
              <w:rPr>
                <w:noProof/>
                <w:webHidden/>
              </w:rPr>
              <w:fldChar w:fldCharType="end"/>
            </w:r>
          </w:hyperlink>
        </w:p>
        <w:p w14:paraId="584B5A8B" w14:textId="046D5E2B" w:rsidR="00E02ABE" w:rsidRDefault="0086196B">
          <w:pPr>
            <w:pStyle w:val="TOC3"/>
            <w:tabs>
              <w:tab w:val="right" w:leader="dot" w:pos="8296"/>
            </w:tabs>
            <w:rPr>
              <w:rFonts w:cstheme="minorBidi"/>
              <w:noProof/>
              <w:kern w:val="2"/>
              <w:sz w:val="21"/>
            </w:rPr>
          </w:pPr>
          <w:hyperlink w:anchor="_Toc50015738" w:history="1">
            <w:r w:rsidR="00E02ABE" w:rsidRPr="0025275E">
              <w:rPr>
                <w:rStyle w:val="ac"/>
                <w:noProof/>
              </w:rPr>
              <w:t>6.3.1数据采集</w:t>
            </w:r>
            <w:r w:rsidR="00E02ABE">
              <w:rPr>
                <w:noProof/>
                <w:webHidden/>
              </w:rPr>
              <w:tab/>
            </w:r>
            <w:r w:rsidR="00E02ABE">
              <w:rPr>
                <w:noProof/>
                <w:webHidden/>
              </w:rPr>
              <w:fldChar w:fldCharType="begin"/>
            </w:r>
            <w:r w:rsidR="00E02ABE">
              <w:rPr>
                <w:noProof/>
                <w:webHidden/>
              </w:rPr>
              <w:instrText xml:space="preserve"> PAGEREF _Toc50015738 \h </w:instrText>
            </w:r>
            <w:r w:rsidR="00E02ABE">
              <w:rPr>
                <w:noProof/>
                <w:webHidden/>
              </w:rPr>
            </w:r>
            <w:r w:rsidR="00E02ABE">
              <w:rPr>
                <w:noProof/>
                <w:webHidden/>
              </w:rPr>
              <w:fldChar w:fldCharType="separate"/>
            </w:r>
            <w:r w:rsidR="00E02ABE">
              <w:rPr>
                <w:noProof/>
                <w:webHidden/>
              </w:rPr>
              <w:t>23</w:t>
            </w:r>
            <w:r w:rsidR="00E02ABE">
              <w:rPr>
                <w:noProof/>
                <w:webHidden/>
              </w:rPr>
              <w:fldChar w:fldCharType="end"/>
            </w:r>
          </w:hyperlink>
        </w:p>
        <w:p w14:paraId="5DDD6C8C" w14:textId="776984AD" w:rsidR="00E02ABE" w:rsidRDefault="0086196B">
          <w:pPr>
            <w:pStyle w:val="TOC3"/>
            <w:tabs>
              <w:tab w:val="right" w:leader="dot" w:pos="8296"/>
            </w:tabs>
            <w:rPr>
              <w:rFonts w:cstheme="minorBidi"/>
              <w:noProof/>
              <w:kern w:val="2"/>
              <w:sz w:val="21"/>
            </w:rPr>
          </w:pPr>
          <w:hyperlink w:anchor="_Toc50015739" w:history="1">
            <w:r w:rsidR="00E02ABE" w:rsidRPr="0025275E">
              <w:rPr>
                <w:rStyle w:val="ac"/>
                <w:rFonts w:asciiTheme="minorEastAsia" w:hAnsiTheme="minorEastAsia"/>
                <w:noProof/>
              </w:rPr>
              <w:t>6.3.2访问隔离</w:t>
            </w:r>
            <w:r w:rsidR="00E02ABE">
              <w:rPr>
                <w:noProof/>
                <w:webHidden/>
              </w:rPr>
              <w:tab/>
            </w:r>
            <w:r w:rsidR="00E02ABE">
              <w:rPr>
                <w:noProof/>
                <w:webHidden/>
              </w:rPr>
              <w:fldChar w:fldCharType="begin"/>
            </w:r>
            <w:r w:rsidR="00E02ABE">
              <w:rPr>
                <w:noProof/>
                <w:webHidden/>
              </w:rPr>
              <w:instrText xml:space="preserve"> PAGEREF _Toc50015739 \h </w:instrText>
            </w:r>
            <w:r w:rsidR="00E02ABE">
              <w:rPr>
                <w:noProof/>
                <w:webHidden/>
              </w:rPr>
            </w:r>
            <w:r w:rsidR="00E02ABE">
              <w:rPr>
                <w:noProof/>
                <w:webHidden/>
              </w:rPr>
              <w:fldChar w:fldCharType="separate"/>
            </w:r>
            <w:r w:rsidR="00E02ABE">
              <w:rPr>
                <w:noProof/>
                <w:webHidden/>
              </w:rPr>
              <w:t>23</w:t>
            </w:r>
            <w:r w:rsidR="00E02ABE">
              <w:rPr>
                <w:noProof/>
                <w:webHidden/>
              </w:rPr>
              <w:fldChar w:fldCharType="end"/>
            </w:r>
          </w:hyperlink>
        </w:p>
        <w:p w14:paraId="129A1FD6" w14:textId="4054F502" w:rsidR="00E02ABE" w:rsidRDefault="0086196B">
          <w:pPr>
            <w:pStyle w:val="TOC3"/>
            <w:tabs>
              <w:tab w:val="right" w:leader="dot" w:pos="8296"/>
            </w:tabs>
            <w:rPr>
              <w:rFonts w:cstheme="minorBidi"/>
              <w:noProof/>
              <w:kern w:val="2"/>
              <w:sz w:val="21"/>
            </w:rPr>
          </w:pPr>
          <w:hyperlink w:anchor="_Toc50015740" w:history="1">
            <w:r w:rsidR="00E02ABE" w:rsidRPr="0025275E">
              <w:rPr>
                <w:rStyle w:val="ac"/>
                <w:rFonts w:asciiTheme="minorEastAsia" w:hAnsiTheme="minorEastAsia"/>
                <w:noProof/>
              </w:rPr>
              <w:t>6.3.3传输安全</w:t>
            </w:r>
            <w:r w:rsidR="00E02ABE">
              <w:rPr>
                <w:noProof/>
                <w:webHidden/>
              </w:rPr>
              <w:tab/>
            </w:r>
            <w:r w:rsidR="00E02ABE">
              <w:rPr>
                <w:noProof/>
                <w:webHidden/>
              </w:rPr>
              <w:fldChar w:fldCharType="begin"/>
            </w:r>
            <w:r w:rsidR="00E02ABE">
              <w:rPr>
                <w:noProof/>
                <w:webHidden/>
              </w:rPr>
              <w:instrText xml:space="preserve"> PAGEREF _Toc50015740 \h </w:instrText>
            </w:r>
            <w:r w:rsidR="00E02ABE">
              <w:rPr>
                <w:noProof/>
                <w:webHidden/>
              </w:rPr>
            </w:r>
            <w:r w:rsidR="00E02ABE">
              <w:rPr>
                <w:noProof/>
                <w:webHidden/>
              </w:rPr>
              <w:fldChar w:fldCharType="separate"/>
            </w:r>
            <w:r w:rsidR="00E02ABE">
              <w:rPr>
                <w:noProof/>
                <w:webHidden/>
              </w:rPr>
              <w:t>23</w:t>
            </w:r>
            <w:r w:rsidR="00E02ABE">
              <w:rPr>
                <w:noProof/>
                <w:webHidden/>
              </w:rPr>
              <w:fldChar w:fldCharType="end"/>
            </w:r>
          </w:hyperlink>
        </w:p>
        <w:p w14:paraId="3DC41A93" w14:textId="485B549E" w:rsidR="00E02ABE" w:rsidRDefault="0086196B">
          <w:pPr>
            <w:pStyle w:val="TOC3"/>
            <w:tabs>
              <w:tab w:val="right" w:leader="dot" w:pos="8296"/>
            </w:tabs>
            <w:rPr>
              <w:rFonts w:cstheme="minorBidi"/>
              <w:noProof/>
              <w:kern w:val="2"/>
              <w:sz w:val="21"/>
            </w:rPr>
          </w:pPr>
          <w:hyperlink w:anchor="_Toc50015741" w:history="1">
            <w:r w:rsidR="00E02ABE" w:rsidRPr="0025275E">
              <w:rPr>
                <w:rStyle w:val="ac"/>
                <w:rFonts w:asciiTheme="minorEastAsia" w:hAnsiTheme="minorEastAsia"/>
                <w:noProof/>
              </w:rPr>
              <w:t>6.3.4存储安全</w:t>
            </w:r>
            <w:r w:rsidR="00E02ABE">
              <w:rPr>
                <w:noProof/>
                <w:webHidden/>
              </w:rPr>
              <w:tab/>
            </w:r>
            <w:r w:rsidR="00E02ABE">
              <w:rPr>
                <w:noProof/>
                <w:webHidden/>
              </w:rPr>
              <w:fldChar w:fldCharType="begin"/>
            </w:r>
            <w:r w:rsidR="00E02ABE">
              <w:rPr>
                <w:noProof/>
                <w:webHidden/>
              </w:rPr>
              <w:instrText xml:space="preserve"> PAGEREF _Toc50015741 \h </w:instrText>
            </w:r>
            <w:r w:rsidR="00E02ABE">
              <w:rPr>
                <w:noProof/>
                <w:webHidden/>
              </w:rPr>
            </w:r>
            <w:r w:rsidR="00E02ABE">
              <w:rPr>
                <w:noProof/>
                <w:webHidden/>
              </w:rPr>
              <w:fldChar w:fldCharType="separate"/>
            </w:r>
            <w:r w:rsidR="00E02ABE">
              <w:rPr>
                <w:noProof/>
                <w:webHidden/>
              </w:rPr>
              <w:t>24</w:t>
            </w:r>
            <w:r w:rsidR="00E02ABE">
              <w:rPr>
                <w:noProof/>
                <w:webHidden/>
              </w:rPr>
              <w:fldChar w:fldCharType="end"/>
            </w:r>
          </w:hyperlink>
        </w:p>
        <w:p w14:paraId="273C5E55" w14:textId="2C9E7025" w:rsidR="00E02ABE" w:rsidRDefault="0086196B">
          <w:pPr>
            <w:pStyle w:val="TOC3"/>
            <w:tabs>
              <w:tab w:val="right" w:leader="dot" w:pos="8296"/>
            </w:tabs>
            <w:rPr>
              <w:rFonts w:cstheme="minorBidi"/>
              <w:noProof/>
              <w:kern w:val="2"/>
              <w:sz w:val="21"/>
            </w:rPr>
          </w:pPr>
          <w:hyperlink w:anchor="_Toc50015742" w:history="1">
            <w:r w:rsidR="00E02ABE" w:rsidRPr="0025275E">
              <w:rPr>
                <w:rStyle w:val="ac"/>
                <w:noProof/>
              </w:rPr>
              <w:t>6.3.5数据处理</w:t>
            </w:r>
            <w:r w:rsidR="00E02ABE">
              <w:rPr>
                <w:noProof/>
                <w:webHidden/>
              </w:rPr>
              <w:tab/>
            </w:r>
            <w:r w:rsidR="00E02ABE">
              <w:rPr>
                <w:noProof/>
                <w:webHidden/>
              </w:rPr>
              <w:fldChar w:fldCharType="begin"/>
            </w:r>
            <w:r w:rsidR="00E02ABE">
              <w:rPr>
                <w:noProof/>
                <w:webHidden/>
              </w:rPr>
              <w:instrText xml:space="preserve"> PAGEREF _Toc50015742 \h </w:instrText>
            </w:r>
            <w:r w:rsidR="00E02ABE">
              <w:rPr>
                <w:noProof/>
                <w:webHidden/>
              </w:rPr>
            </w:r>
            <w:r w:rsidR="00E02ABE">
              <w:rPr>
                <w:noProof/>
                <w:webHidden/>
              </w:rPr>
              <w:fldChar w:fldCharType="separate"/>
            </w:r>
            <w:r w:rsidR="00E02ABE">
              <w:rPr>
                <w:noProof/>
                <w:webHidden/>
              </w:rPr>
              <w:t>25</w:t>
            </w:r>
            <w:r w:rsidR="00E02ABE">
              <w:rPr>
                <w:noProof/>
                <w:webHidden/>
              </w:rPr>
              <w:fldChar w:fldCharType="end"/>
            </w:r>
          </w:hyperlink>
        </w:p>
        <w:p w14:paraId="51FBB00E" w14:textId="27C9646F" w:rsidR="00E02ABE" w:rsidRDefault="0086196B">
          <w:pPr>
            <w:pStyle w:val="TOC3"/>
            <w:tabs>
              <w:tab w:val="right" w:leader="dot" w:pos="8296"/>
            </w:tabs>
            <w:rPr>
              <w:rFonts w:cstheme="minorBidi"/>
              <w:noProof/>
              <w:kern w:val="2"/>
              <w:sz w:val="21"/>
            </w:rPr>
          </w:pPr>
          <w:hyperlink w:anchor="_Toc50015743" w:history="1">
            <w:r w:rsidR="00E02ABE" w:rsidRPr="0025275E">
              <w:rPr>
                <w:rStyle w:val="ac"/>
                <w:noProof/>
              </w:rPr>
              <w:t>6.3.6数据交换</w:t>
            </w:r>
            <w:r w:rsidR="00E02ABE">
              <w:rPr>
                <w:noProof/>
                <w:webHidden/>
              </w:rPr>
              <w:tab/>
            </w:r>
            <w:r w:rsidR="00E02ABE">
              <w:rPr>
                <w:noProof/>
                <w:webHidden/>
              </w:rPr>
              <w:fldChar w:fldCharType="begin"/>
            </w:r>
            <w:r w:rsidR="00E02ABE">
              <w:rPr>
                <w:noProof/>
                <w:webHidden/>
              </w:rPr>
              <w:instrText xml:space="preserve"> PAGEREF _Toc50015743 \h </w:instrText>
            </w:r>
            <w:r w:rsidR="00E02ABE">
              <w:rPr>
                <w:noProof/>
                <w:webHidden/>
              </w:rPr>
            </w:r>
            <w:r w:rsidR="00E02ABE">
              <w:rPr>
                <w:noProof/>
                <w:webHidden/>
              </w:rPr>
              <w:fldChar w:fldCharType="separate"/>
            </w:r>
            <w:r w:rsidR="00E02ABE">
              <w:rPr>
                <w:noProof/>
                <w:webHidden/>
              </w:rPr>
              <w:t>25</w:t>
            </w:r>
            <w:r w:rsidR="00E02ABE">
              <w:rPr>
                <w:noProof/>
                <w:webHidden/>
              </w:rPr>
              <w:fldChar w:fldCharType="end"/>
            </w:r>
          </w:hyperlink>
        </w:p>
        <w:p w14:paraId="3F9DE65F" w14:textId="615E3BBB" w:rsidR="00E02ABE" w:rsidRDefault="0086196B">
          <w:pPr>
            <w:pStyle w:val="TOC3"/>
            <w:tabs>
              <w:tab w:val="right" w:leader="dot" w:pos="8296"/>
            </w:tabs>
            <w:rPr>
              <w:rFonts w:cstheme="minorBidi"/>
              <w:noProof/>
              <w:kern w:val="2"/>
              <w:sz w:val="21"/>
            </w:rPr>
          </w:pPr>
          <w:hyperlink w:anchor="_Toc50015744" w:history="1">
            <w:r w:rsidR="00E02ABE" w:rsidRPr="0025275E">
              <w:rPr>
                <w:rStyle w:val="ac"/>
                <w:rFonts w:asciiTheme="minorEastAsia" w:hAnsiTheme="minorEastAsia"/>
                <w:noProof/>
              </w:rPr>
              <w:t>6.3.7数据删除与销毁</w:t>
            </w:r>
            <w:r w:rsidR="00E02ABE">
              <w:rPr>
                <w:noProof/>
                <w:webHidden/>
              </w:rPr>
              <w:tab/>
            </w:r>
            <w:r w:rsidR="00E02ABE">
              <w:rPr>
                <w:noProof/>
                <w:webHidden/>
              </w:rPr>
              <w:fldChar w:fldCharType="begin"/>
            </w:r>
            <w:r w:rsidR="00E02ABE">
              <w:rPr>
                <w:noProof/>
                <w:webHidden/>
              </w:rPr>
              <w:instrText xml:space="preserve"> PAGEREF _Toc50015744 \h </w:instrText>
            </w:r>
            <w:r w:rsidR="00E02ABE">
              <w:rPr>
                <w:noProof/>
                <w:webHidden/>
              </w:rPr>
            </w:r>
            <w:r w:rsidR="00E02ABE">
              <w:rPr>
                <w:noProof/>
                <w:webHidden/>
              </w:rPr>
              <w:fldChar w:fldCharType="separate"/>
            </w:r>
            <w:r w:rsidR="00E02ABE">
              <w:rPr>
                <w:noProof/>
                <w:webHidden/>
              </w:rPr>
              <w:t>25</w:t>
            </w:r>
            <w:r w:rsidR="00E02ABE">
              <w:rPr>
                <w:noProof/>
                <w:webHidden/>
              </w:rPr>
              <w:fldChar w:fldCharType="end"/>
            </w:r>
          </w:hyperlink>
        </w:p>
        <w:p w14:paraId="279BA9D3" w14:textId="649DAA03" w:rsidR="00E02ABE" w:rsidRDefault="0086196B">
          <w:pPr>
            <w:pStyle w:val="TOC1"/>
            <w:tabs>
              <w:tab w:val="right" w:leader="dot" w:pos="8296"/>
            </w:tabs>
            <w:rPr>
              <w:rFonts w:cstheme="minorBidi"/>
              <w:noProof/>
              <w:kern w:val="2"/>
              <w:sz w:val="21"/>
            </w:rPr>
          </w:pPr>
          <w:hyperlink w:anchor="_Toc50015745" w:history="1">
            <w:r w:rsidR="00E02ABE" w:rsidRPr="0025275E">
              <w:rPr>
                <w:rStyle w:val="ac"/>
                <w:rFonts w:asciiTheme="minorEastAsia" w:hAnsiTheme="minorEastAsia"/>
                <w:noProof/>
              </w:rPr>
              <w:t>7 智慧城市安全合规（目前国家要求和如何符合国家法律法规）</w:t>
            </w:r>
            <w:r w:rsidR="00E02ABE">
              <w:rPr>
                <w:noProof/>
                <w:webHidden/>
              </w:rPr>
              <w:tab/>
            </w:r>
            <w:r w:rsidR="00E02ABE">
              <w:rPr>
                <w:noProof/>
                <w:webHidden/>
              </w:rPr>
              <w:fldChar w:fldCharType="begin"/>
            </w:r>
            <w:r w:rsidR="00E02ABE">
              <w:rPr>
                <w:noProof/>
                <w:webHidden/>
              </w:rPr>
              <w:instrText xml:space="preserve"> PAGEREF _Toc50015745 \h </w:instrText>
            </w:r>
            <w:r w:rsidR="00E02ABE">
              <w:rPr>
                <w:noProof/>
                <w:webHidden/>
              </w:rPr>
            </w:r>
            <w:r w:rsidR="00E02ABE">
              <w:rPr>
                <w:noProof/>
                <w:webHidden/>
              </w:rPr>
              <w:fldChar w:fldCharType="separate"/>
            </w:r>
            <w:r w:rsidR="00E02ABE">
              <w:rPr>
                <w:noProof/>
                <w:webHidden/>
              </w:rPr>
              <w:t>26</w:t>
            </w:r>
            <w:r w:rsidR="00E02ABE">
              <w:rPr>
                <w:noProof/>
                <w:webHidden/>
              </w:rPr>
              <w:fldChar w:fldCharType="end"/>
            </w:r>
          </w:hyperlink>
        </w:p>
        <w:p w14:paraId="19CEB8EE" w14:textId="78D3E7C2" w:rsidR="00E02ABE" w:rsidRDefault="0086196B">
          <w:pPr>
            <w:pStyle w:val="TOC2"/>
            <w:tabs>
              <w:tab w:val="right" w:leader="dot" w:pos="8296"/>
            </w:tabs>
            <w:rPr>
              <w:rFonts w:cstheme="minorBidi"/>
              <w:noProof/>
              <w:kern w:val="2"/>
              <w:sz w:val="21"/>
            </w:rPr>
          </w:pPr>
          <w:hyperlink w:anchor="_Toc50015746" w:history="1">
            <w:r w:rsidR="00E02ABE" w:rsidRPr="0025275E">
              <w:rPr>
                <w:rStyle w:val="ac"/>
                <w:noProof/>
              </w:rPr>
              <w:t>7.1安全政策</w:t>
            </w:r>
            <w:r w:rsidR="00E02ABE">
              <w:rPr>
                <w:noProof/>
                <w:webHidden/>
              </w:rPr>
              <w:tab/>
            </w:r>
            <w:r w:rsidR="00E02ABE">
              <w:rPr>
                <w:noProof/>
                <w:webHidden/>
              </w:rPr>
              <w:fldChar w:fldCharType="begin"/>
            </w:r>
            <w:r w:rsidR="00E02ABE">
              <w:rPr>
                <w:noProof/>
                <w:webHidden/>
              </w:rPr>
              <w:instrText xml:space="preserve"> PAGEREF _Toc50015746 \h </w:instrText>
            </w:r>
            <w:r w:rsidR="00E02ABE">
              <w:rPr>
                <w:noProof/>
                <w:webHidden/>
              </w:rPr>
            </w:r>
            <w:r w:rsidR="00E02ABE">
              <w:rPr>
                <w:noProof/>
                <w:webHidden/>
              </w:rPr>
              <w:fldChar w:fldCharType="separate"/>
            </w:r>
            <w:r w:rsidR="00E02ABE">
              <w:rPr>
                <w:noProof/>
                <w:webHidden/>
              </w:rPr>
              <w:t>26</w:t>
            </w:r>
            <w:r w:rsidR="00E02ABE">
              <w:rPr>
                <w:noProof/>
                <w:webHidden/>
              </w:rPr>
              <w:fldChar w:fldCharType="end"/>
            </w:r>
          </w:hyperlink>
        </w:p>
        <w:p w14:paraId="2A993B8F" w14:textId="3443EC33" w:rsidR="00E02ABE" w:rsidRDefault="0086196B">
          <w:pPr>
            <w:pStyle w:val="TOC2"/>
            <w:tabs>
              <w:tab w:val="right" w:leader="dot" w:pos="8296"/>
            </w:tabs>
            <w:rPr>
              <w:rFonts w:cstheme="minorBidi"/>
              <w:noProof/>
              <w:kern w:val="2"/>
              <w:sz w:val="21"/>
            </w:rPr>
          </w:pPr>
          <w:hyperlink w:anchor="_Toc50015747" w:history="1">
            <w:r w:rsidR="00E02ABE" w:rsidRPr="0025275E">
              <w:rPr>
                <w:rStyle w:val="ac"/>
                <w:noProof/>
              </w:rPr>
              <w:t>7.2安全标准</w:t>
            </w:r>
            <w:r w:rsidR="00E02ABE">
              <w:rPr>
                <w:noProof/>
                <w:webHidden/>
              </w:rPr>
              <w:tab/>
            </w:r>
            <w:r w:rsidR="00E02ABE">
              <w:rPr>
                <w:noProof/>
                <w:webHidden/>
              </w:rPr>
              <w:fldChar w:fldCharType="begin"/>
            </w:r>
            <w:r w:rsidR="00E02ABE">
              <w:rPr>
                <w:noProof/>
                <w:webHidden/>
              </w:rPr>
              <w:instrText xml:space="preserve"> PAGEREF _Toc50015747 \h </w:instrText>
            </w:r>
            <w:r w:rsidR="00E02ABE">
              <w:rPr>
                <w:noProof/>
                <w:webHidden/>
              </w:rPr>
            </w:r>
            <w:r w:rsidR="00E02ABE">
              <w:rPr>
                <w:noProof/>
                <w:webHidden/>
              </w:rPr>
              <w:fldChar w:fldCharType="separate"/>
            </w:r>
            <w:r w:rsidR="00E02ABE">
              <w:rPr>
                <w:noProof/>
                <w:webHidden/>
              </w:rPr>
              <w:t>27</w:t>
            </w:r>
            <w:r w:rsidR="00E02ABE">
              <w:rPr>
                <w:noProof/>
                <w:webHidden/>
              </w:rPr>
              <w:fldChar w:fldCharType="end"/>
            </w:r>
          </w:hyperlink>
        </w:p>
        <w:p w14:paraId="538EA029" w14:textId="6927EC14" w:rsidR="00E02ABE" w:rsidRDefault="0086196B">
          <w:pPr>
            <w:pStyle w:val="TOC1"/>
            <w:tabs>
              <w:tab w:val="right" w:leader="dot" w:pos="8296"/>
            </w:tabs>
            <w:rPr>
              <w:rFonts w:cstheme="minorBidi"/>
              <w:noProof/>
              <w:kern w:val="2"/>
              <w:sz w:val="21"/>
            </w:rPr>
          </w:pPr>
          <w:hyperlink w:anchor="_Toc50015748" w:history="1">
            <w:r w:rsidR="00E02ABE" w:rsidRPr="0025275E">
              <w:rPr>
                <w:rStyle w:val="ac"/>
                <w:rFonts w:asciiTheme="minorEastAsia" w:hAnsiTheme="minorEastAsia"/>
                <w:noProof/>
              </w:rPr>
              <w:t>8 智慧城市安全未来展望</w:t>
            </w:r>
            <w:r w:rsidR="00E02ABE">
              <w:rPr>
                <w:noProof/>
                <w:webHidden/>
              </w:rPr>
              <w:tab/>
            </w:r>
            <w:r w:rsidR="00E02ABE">
              <w:rPr>
                <w:noProof/>
                <w:webHidden/>
              </w:rPr>
              <w:fldChar w:fldCharType="begin"/>
            </w:r>
            <w:r w:rsidR="00E02ABE">
              <w:rPr>
                <w:noProof/>
                <w:webHidden/>
              </w:rPr>
              <w:instrText xml:space="preserve"> PAGEREF _Toc50015748 \h </w:instrText>
            </w:r>
            <w:r w:rsidR="00E02ABE">
              <w:rPr>
                <w:noProof/>
                <w:webHidden/>
              </w:rPr>
            </w:r>
            <w:r w:rsidR="00E02ABE">
              <w:rPr>
                <w:noProof/>
                <w:webHidden/>
              </w:rPr>
              <w:fldChar w:fldCharType="separate"/>
            </w:r>
            <w:r w:rsidR="00E02ABE">
              <w:rPr>
                <w:noProof/>
                <w:webHidden/>
              </w:rPr>
              <w:t>27</w:t>
            </w:r>
            <w:r w:rsidR="00E02ABE">
              <w:rPr>
                <w:noProof/>
                <w:webHidden/>
              </w:rPr>
              <w:fldChar w:fldCharType="end"/>
            </w:r>
          </w:hyperlink>
        </w:p>
        <w:p w14:paraId="0C641A65" w14:textId="21A31C1D" w:rsidR="005333AA" w:rsidRDefault="00913132">
          <w:pPr>
            <w:rPr>
              <w:b/>
              <w:bCs/>
              <w:lang w:val="zh-CN"/>
            </w:rPr>
          </w:pPr>
          <w:r>
            <w:rPr>
              <w:b/>
              <w:bCs/>
              <w:lang w:val="zh-CN"/>
            </w:rPr>
            <w:fldChar w:fldCharType="end"/>
          </w:r>
        </w:p>
        <w:p w14:paraId="1FDAD2FB" w14:textId="77777777" w:rsidR="005333AA" w:rsidRDefault="005333AA">
          <w:pPr>
            <w:rPr>
              <w:b/>
              <w:bCs/>
              <w:lang w:val="zh-CN"/>
            </w:rPr>
          </w:pPr>
        </w:p>
        <w:p w14:paraId="36BAE24D" w14:textId="77777777" w:rsidR="005333AA" w:rsidRDefault="005333AA">
          <w:pPr>
            <w:rPr>
              <w:b/>
              <w:bCs/>
              <w:lang w:val="zh-CN"/>
            </w:rPr>
          </w:pPr>
        </w:p>
        <w:p w14:paraId="223B1BA2" w14:textId="77777777" w:rsidR="005333AA" w:rsidRDefault="005333AA">
          <w:pPr>
            <w:rPr>
              <w:b/>
              <w:bCs/>
              <w:lang w:val="zh-CN"/>
            </w:rPr>
          </w:pPr>
        </w:p>
        <w:p w14:paraId="1E03E14B" w14:textId="77777777" w:rsidR="005333AA" w:rsidRDefault="005333AA">
          <w:pPr>
            <w:rPr>
              <w:b/>
              <w:bCs/>
              <w:lang w:val="zh-CN"/>
            </w:rPr>
          </w:pPr>
        </w:p>
        <w:p w14:paraId="4E3E9CE5" w14:textId="77777777" w:rsidR="005333AA" w:rsidRDefault="005333AA">
          <w:pPr>
            <w:rPr>
              <w:b/>
              <w:bCs/>
              <w:lang w:val="zh-CN"/>
            </w:rPr>
          </w:pPr>
        </w:p>
        <w:p w14:paraId="08FB132B" w14:textId="77777777" w:rsidR="005333AA" w:rsidRDefault="005333AA">
          <w:pPr>
            <w:rPr>
              <w:b/>
              <w:bCs/>
              <w:lang w:val="zh-CN"/>
            </w:rPr>
          </w:pPr>
        </w:p>
        <w:p w14:paraId="5DCEC238" w14:textId="77777777" w:rsidR="005333AA" w:rsidRDefault="005333AA">
          <w:pPr>
            <w:rPr>
              <w:b/>
              <w:bCs/>
              <w:lang w:val="zh-CN"/>
            </w:rPr>
          </w:pPr>
        </w:p>
        <w:p w14:paraId="2846FE6E" w14:textId="77777777" w:rsidR="005333AA" w:rsidRDefault="005333AA">
          <w:pPr>
            <w:rPr>
              <w:b/>
              <w:bCs/>
              <w:lang w:val="zh-CN"/>
            </w:rPr>
          </w:pPr>
        </w:p>
        <w:p w14:paraId="59F721AE" w14:textId="77777777" w:rsidR="005333AA" w:rsidRDefault="005333AA">
          <w:pPr>
            <w:rPr>
              <w:b/>
              <w:bCs/>
              <w:lang w:val="zh-CN"/>
            </w:rPr>
          </w:pPr>
        </w:p>
        <w:p w14:paraId="7539C138" w14:textId="77777777" w:rsidR="005333AA" w:rsidRDefault="005333AA">
          <w:pPr>
            <w:rPr>
              <w:b/>
              <w:bCs/>
              <w:lang w:val="zh-CN"/>
            </w:rPr>
          </w:pPr>
        </w:p>
        <w:p w14:paraId="49D43DC8" w14:textId="77777777" w:rsidR="005333AA" w:rsidRDefault="005333AA">
          <w:pPr>
            <w:rPr>
              <w:b/>
              <w:bCs/>
              <w:lang w:val="zh-CN"/>
            </w:rPr>
          </w:pPr>
        </w:p>
        <w:p w14:paraId="1C8392D9" w14:textId="77777777" w:rsidR="00745FE4" w:rsidRDefault="00745FE4" w:rsidP="00745FE4"/>
        <w:p w14:paraId="251300B1" w14:textId="77777777" w:rsidR="00745FE4" w:rsidRDefault="00745FE4" w:rsidP="00745FE4"/>
        <w:p w14:paraId="713531A6" w14:textId="77777777" w:rsidR="00745FE4" w:rsidRDefault="00745FE4" w:rsidP="00745FE4"/>
        <w:p w14:paraId="4A3C1234" w14:textId="77777777" w:rsidR="00745FE4" w:rsidRDefault="00745FE4" w:rsidP="00745FE4"/>
        <w:p w14:paraId="11ED73B0" w14:textId="77777777" w:rsidR="00745FE4" w:rsidRDefault="00745FE4" w:rsidP="00745FE4"/>
        <w:p w14:paraId="73B06397" w14:textId="77777777" w:rsidR="00745FE4" w:rsidRDefault="00745FE4" w:rsidP="00745FE4"/>
        <w:p w14:paraId="2B8F93CD" w14:textId="77777777" w:rsidR="00745FE4" w:rsidRDefault="00745FE4" w:rsidP="00745FE4"/>
        <w:p w14:paraId="51BAA528" w14:textId="77777777" w:rsidR="00745FE4" w:rsidRDefault="00745FE4" w:rsidP="00745FE4"/>
        <w:p w14:paraId="3CA52668" w14:textId="3E25F87D" w:rsidR="00745FE4" w:rsidRPr="00745FE4" w:rsidRDefault="0086196B" w:rsidP="00745FE4"/>
      </w:sdtContent>
    </w:sdt>
    <w:p w14:paraId="237E2C0F" w14:textId="77777777" w:rsidR="00745FE4" w:rsidRDefault="00745FE4" w:rsidP="005F365B">
      <w:pPr>
        <w:pStyle w:val="1"/>
        <w:rPr>
          <w:rFonts w:asciiTheme="minorEastAsia" w:hAnsiTheme="minorEastAsia"/>
        </w:rPr>
        <w:sectPr w:rsidR="00745FE4">
          <w:pgSz w:w="11906" w:h="16838"/>
          <w:pgMar w:top="1440" w:right="1800" w:bottom="1440" w:left="1800" w:header="851" w:footer="992" w:gutter="0"/>
          <w:cols w:space="425"/>
          <w:docGrid w:type="lines" w:linePitch="312"/>
        </w:sectPr>
      </w:pPr>
    </w:p>
    <w:p w14:paraId="1061F886" w14:textId="3EDC4635" w:rsidR="005F365B" w:rsidRPr="00BC6534" w:rsidRDefault="005F365B" w:rsidP="005F365B">
      <w:pPr>
        <w:pStyle w:val="1"/>
        <w:rPr>
          <w:rFonts w:asciiTheme="minorEastAsia" w:hAnsiTheme="minorEastAsia"/>
        </w:rPr>
      </w:pPr>
      <w:bookmarkStart w:id="0" w:name="_Toc50015682"/>
      <w:r w:rsidRPr="00BC6534">
        <w:rPr>
          <w:rFonts w:asciiTheme="minorEastAsia" w:hAnsiTheme="minorEastAsia"/>
        </w:rPr>
        <w:lastRenderedPageBreak/>
        <w:t>1 前言</w:t>
      </w:r>
      <w:bookmarkEnd w:id="0"/>
    </w:p>
    <w:p w14:paraId="6F565684" w14:textId="10C0AC83" w:rsidR="00962238" w:rsidRDefault="006B0D6E" w:rsidP="00962238">
      <w:pPr>
        <w:pStyle w:val="md-end-block"/>
        <w:shd w:val="clear" w:color="auto" w:fill="FFFFFF"/>
        <w:spacing w:before="192" w:beforeAutospacing="0" w:after="192" w:afterAutospacing="0"/>
        <w:ind w:firstLine="420"/>
        <w:rPr>
          <w:rFonts w:asciiTheme="minorEastAsia" w:eastAsiaTheme="minorEastAsia" w:hAnsiTheme="minorEastAsia" w:cstheme="minorBidi"/>
          <w:kern w:val="2"/>
          <w:sz w:val="21"/>
          <w:szCs w:val="22"/>
        </w:rPr>
      </w:pPr>
      <w:r w:rsidRPr="0086425A">
        <w:rPr>
          <w:rFonts w:asciiTheme="minorEastAsia" w:eastAsiaTheme="minorEastAsia" w:hAnsiTheme="minorEastAsia" w:cstheme="minorBidi"/>
          <w:kern w:val="2"/>
          <w:sz w:val="21"/>
          <w:szCs w:val="22"/>
        </w:rPr>
        <w:t>智慧城市利用</w:t>
      </w:r>
      <w:r w:rsidR="00A068AA">
        <w:rPr>
          <w:rFonts w:asciiTheme="minorEastAsia" w:eastAsiaTheme="minorEastAsia" w:hAnsiTheme="minorEastAsia" w:cstheme="minorBidi" w:hint="eastAsia"/>
          <w:kern w:val="2"/>
          <w:sz w:val="21"/>
          <w:szCs w:val="22"/>
        </w:rPr>
        <w:t>5</w:t>
      </w:r>
      <w:r w:rsidR="00A068AA">
        <w:rPr>
          <w:rFonts w:asciiTheme="minorEastAsia" w:eastAsiaTheme="minorEastAsia" w:hAnsiTheme="minorEastAsia" w:cstheme="minorBidi"/>
          <w:kern w:val="2"/>
          <w:sz w:val="21"/>
          <w:szCs w:val="22"/>
        </w:rPr>
        <w:t>G</w:t>
      </w:r>
      <w:r w:rsidR="00A068AA">
        <w:rPr>
          <w:rFonts w:asciiTheme="minorEastAsia" w:eastAsiaTheme="minorEastAsia" w:hAnsiTheme="minorEastAsia" w:cstheme="minorBidi" w:hint="eastAsia"/>
          <w:kern w:val="2"/>
          <w:sz w:val="21"/>
          <w:szCs w:val="22"/>
        </w:rPr>
        <w:t>、</w:t>
      </w:r>
      <w:r w:rsidR="007336BB">
        <w:rPr>
          <w:rFonts w:asciiTheme="minorEastAsia" w:eastAsiaTheme="minorEastAsia" w:hAnsiTheme="minorEastAsia" w:cstheme="minorBidi" w:hint="eastAsia"/>
          <w:kern w:val="2"/>
          <w:sz w:val="21"/>
          <w:szCs w:val="22"/>
        </w:rPr>
        <w:t>物联网、云计算、大数据</w:t>
      </w:r>
      <w:r w:rsidR="00496C1E">
        <w:rPr>
          <w:rFonts w:asciiTheme="minorEastAsia" w:eastAsiaTheme="minorEastAsia" w:hAnsiTheme="minorEastAsia" w:cstheme="minorBidi" w:hint="eastAsia"/>
          <w:kern w:val="2"/>
          <w:sz w:val="21"/>
          <w:szCs w:val="22"/>
        </w:rPr>
        <w:t>、A</w:t>
      </w:r>
      <w:r w:rsidR="00496C1E">
        <w:rPr>
          <w:rFonts w:asciiTheme="minorEastAsia" w:eastAsiaTheme="minorEastAsia" w:hAnsiTheme="minorEastAsia" w:cstheme="minorBidi"/>
          <w:kern w:val="2"/>
          <w:sz w:val="21"/>
          <w:szCs w:val="22"/>
        </w:rPr>
        <w:t>I</w:t>
      </w:r>
      <w:r w:rsidR="004D6A96">
        <w:rPr>
          <w:rFonts w:asciiTheme="minorEastAsia" w:eastAsiaTheme="minorEastAsia" w:hAnsiTheme="minorEastAsia" w:cstheme="minorBidi" w:hint="eastAsia"/>
          <w:kern w:val="2"/>
          <w:sz w:val="21"/>
          <w:szCs w:val="22"/>
        </w:rPr>
        <w:t>和边缘计算</w:t>
      </w:r>
      <w:r w:rsidR="007336BB">
        <w:rPr>
          <w:rFonts w:asciiTheme="minorEastAsia" w:eastAsiaTheme="minorEastAsia" w:hAnsiTheme="minorEastAsia" w:cstheme="minorBidi" w:hint="eastAsia"/>
          <w:kern w:val="2"/>
          <w:sz w:val="21"/>
          <w:szCs w:val="22"/>
        </w:rPr>
        <w:t>等</w:t>
      </w:r>
      <w:r w:rsidRPr="0086425A">
        <w:rPr>
          <w:rFonts w:asciiTheme="minorEastAsia" w:eastAsiaTheme="minorEastAsia" w:hAnsiTheme="minorEastAsia" w:cstheme="minorBidi"/>
          <w:kern w:val="2"/>
          <w:sz w:val="21"/>
          <w:szCs w:val="22"/>
        </w:rPr>
        <w:t>信息技术，促进了城市中</w:t>
      </w:r>
      <w:r w:rsidRPr="0086425A">
        <w:rPr>
          <w:rFonts w:asciiTheme="minorEastAsia" w:eastAsiaTheme="minorEastAsia" w:hAnsiTheme="minorEastAsia" w:cstheme="minorBidi" w:hint="eastAsia"/>
          <w:kern w:val="2"/>
          <w:sz w:val="21"/>
          <w:szCs w:val="22"/>
        </w:rPr>
        <w:t>的</w:t>
      </w:r>
      <w:r w:rsidR="007336BB">
        <w:rPr>
          <w:rFonts w:asciiTheme="minorEastAsia" w:eastAsiaTheme="minorEastAsia" w:hAnsiTheme="minorEastAsia" w:cstheme="minorBidi" w:hint="eastAsia"/>
          <w:kern w:val="2"/>
          <w:sz w:val="21"/>
          <w:szCs w:val="22"/>
        </w:rPr>
        <w:t>信息</w:t>
      </w:r>
      <w:r w:rsidRPr="0086425A">
        <w:rPr>
          <w:rFonts w:asciiTheme="minorEastAsia" w:eastAsiaTheme="minorEastAsia" w:hAnsiTheme="minorEastAsia" w:cstheme="minorBidi"/>
          <w:kern w:val="2"/>
          <w:sz w:val="21"/>
          <w:szCs w:val="22"/>
        </w:rPr>
        <w:t>融合</w:t>
      </w:r>
      <w:r w:rsidR="007336BB">
        <w:rPr>
          <w:rFonts w:asciiTheme="minorEastAsia" w:eastAsiaTheme="minorEastAsia" w:hAnsiTheme="minorEastAsia" w:cstheme="minorBidi" w:hint="eastAsia"/>
          <w:kern w:val="2"/>
          <w:sz w:val="21"/>
          <w:szCs w:val="22"/>
        </w:rPr>
        <w:t>，为社会的发展、政府职能的转变提供</w:t>
      </w:r>
      <w:r w:rsidR="00BB7FA7">
        <w:rPr>
          <w:rFonts w:asciiTheme="minorEastAsia" w:eastAsiaTheme="minorEastAsia" w:hAnsiTheme="minorEastAsia" w:cstheme="minorBidi" w:hint="eastAsia"/>
          <w:kern w:val="2"/>
          <w:sz w:val="21"/>
          <w:szCs w:val="22"/>
        </w:rPr>
        <w:t>了</w:t>
      </w:r>
      <w:r w:rsidR="007336BB">
        <w:rPr>
          <w:rFonts w:asciiTheme="minorEastAsia" w:eastAsiaTheme="minorEastAsia" w:hAnsiTheme="minorEastAsia" w:cstheme="minorBidi" w:hint="eastAsia"/>
          <w:kern w:val="2"/>
          <w:sz w:val="21"/>
          <w:szCs w:val="22"/>
        </w:rPr>
        <w:t>新手段新方法</w:t>
      </w:r>
      <w:r w:rsidR="00E9146B">
        <w:rPr>
          <w:rFonts w:asciiTheme="minorEastAsia" w:eastAsiaTheme="minorEastAsia" w:hAnsiTheme="minorEastAsia" w:cstheme="minorBidi" w:hint="eastAsia"/>
          <w:kern w:val="2"/>
          <w:sz w:val="21"/>
          <w:szCs w:val="22"/>
        </w:rPr>
        <w:t>，也</w:t>
      </w:r>
      <w:r w:rsidRPr="0086425A">
        <w:rPr>
          <w:rFonts w:asciiTheme="minorEastAsia" w:eastAsiaTheme="minorEastAsia" w:hAnsiTheme="minorEastAsia" w:cstheme="minorBidi"/>
          <w:kern w:val="2"/>
          <w:sz w:val="21"/>
          <w:szCs w:val="22"/>
        </w:rPr>
        <w:t>方便市民的工作生活，</w:t>
      </w:r>
      <w:r w:rsidR="00E9146B">
        <w:rPr>
          <w:rFonts w:asciiTheme="minorEastAsia" w:eastAsiaTheme="minorEastAsia" w:hAnsiTheme="minorEastAsia" w:cstheme="minorBidi" w:hint="eastAsia"/>
          <w:kern w:val="2"/>
          <w:sz w:val="21"/>
          <w:szCs w:val="22"/>
        </w:rPr>
        <w:t>使城市逐步向绿色、低碳的方向发展</w:t>
      </w:r>
      <w:r w:rsidRPr="0086425A">
        <w:rPr>
          <w:rFonts w:asciiTheme="minorEastAsia" w:eastAsiaTheme="minorEastAsia" w:hAnsiTheme="minorEastAsia" w:cstheme="minorBidi"/>
          <w:kern w:val="2"/>
          <w:sz w:val="21"/>
          <w:szCs w:val="22"/>
        </w:rPr>
        <w:t>。智慧城市发展新动能的同时，也带来新的安全风险。</w:t>
      </w:r>
      <w:r w:rsidR="00AB74FB">
        <w:rPr>
          <w:rFonts w:asciiTheme="minorEastAsia" w:eastAsiaTheme="minorEastAsia" w:hAnsiTheme="minorEastAsia" w:cstheme="minorBidi" w:hint="eastAsia"/>
          <w:kern w:val="2"/>
          <w:sz w:val="21"/>
          <w:szCs w:val="22"/>
        </w:rPr>
        <w:t>在</w:t>
      </w:r>
      <w:r w:rsidRPr="0086425A">
        <w:rPr>
          <w:rFonts w:asciiTheme="minorEastAsia" w:eastAsiaTheme="minorEastAsia" w:hAnsiTheme="minorEastAsia" w:cstheme="minorBidi"/>
          <w:kern w:val="2"/>
          <w:sz w:val="21"/>
          <w:szCs w:val="22"/>
        </w:rPr>
        <w:t>智慧城市的不同层面，如</w:t>
      </w:r>
      <w:r w:rsidR="00BD6BF5">
        <w:rPr>
          <w:rFonts w:asciiTheme="minorEastAsia" w:eastAsiaTheme="minorEastAsia" w:hAnsiTheme="minorEastAsia" w:cstheme="minorBidi" w:hint="eastAsia"/>
          <w:kern w:val="2"/>
          <w:sz w:val="21"/>
          <w:szCs w:val="22"/>
        </w:rPr>
        <w:t>应用</w:t>
      </w:r>
      <w:r w:rsidRPr="0086425A">
        <w:rPr>
          <w:rFonts w:asciiTheme="minorEastAsia" w:eastAsiaTheme="minorEastAsia" w:hAnsiTheme="minorEastAsia" w:cstheme="minorBidi"/>
          <w:kern w:val="2"/>
          <w:sz w:val="21"/>
          <w:szCs w:val="22"/>
        </w:rPr>
        <w:t>层、</w:t>
      </w:r>
      <w:r w:rsidR="00BD6BF5">
        <w:rPr>
          <w:rFonts w:asciiTheme="minorEastAsia" w:eastAsiaTheme="minorEastAsia" w:hAnsiTheme="minorEastAsia" w:cstheme="minorBidi" w:hint="eastAsia"/>
          <w:kern w:val="2"/>
          <w:sz w:val="21"/>
          <w:szCs w:val="22"/>
        </w:rPr>
        <w:t>数据平台</w:t>
      </w:r>
      <w:r w:rsidRPr="0086425A">
        <w:rPr>
          <w:rFonts w:asciiTheme="minorEastAsia" w:eastAsiaTheme="minorEastAsia" w:hAnsiTheme="minorEastAsia" w:cstheme="minorBidi"/>
          <w:kern w:val="2"/>
          <w:sz w:val="21"/>
          <w:szCs w:val="22"/>
        </w:rPr>
        <w:t>层、</w:t>
      </w:r>
      <w:r w:rsidR="00BD6BF5">
        <w:rPr>
          <w:rFonts w:asciiTheme="minorEastAsia" w:eastAsiaTheme="minorEastAsia" w:hAnsiTheme="minorEastAsia" w:cstheme="minorBidi" w:hint="eastAsia"/>
          <w:kern w:val="2"/>
          <w:sz w:val="21"/>
          <w:szCs w:val="22"/>
        </w:rPr>
        <w:t>网络连接</w:t>
      </w:r>
      <w:r w:rsidRPr="0086425A">
        <w:rPr>
          <w:rFonts w:asciiTheme="minorEastAsia" w:eastAsiaTheme="minorEastAsia" w:hAnsiTheme="minorEastAsia" w:cstheme="minorBidi"/>
          <w:kern w:val="2"/>
          <w:sz w:val="21"/>
          <w:szCs w:val="22"/>
        </w:rPr>
        <w:t>层</w:t>
      </w:r>
      <w:r w:rsidR="00BD6BF5">
        <w:rPr>
          <w:rFonts w:asciiTheme="minorEastAsia" w:eastAsiaTheme="minorEastAsia" w:hAnsiTheme="minorEastAsia" w:cstheme="minorBidi" w:hint="eastAsia"/>
          <w:kern w:val="2"/>
          <w:sz w:val="21"/>
          <w:szCs w:val="22"/>
        </w:rPr>
        <w:t>、边缘计算层</w:t>
      </w:r>
      <w:r w:rsidRPr="0086425A">
        <w:rPr>
          <w:rFonts w:asciiTheme="minorEastAsia" w:eastAsiaTheme="minorEastAsia" w:hAnsiTheme="minorEastAsia" w:cstheme="minorBidi"/>
          <w:kern w:val="2"/>
          <w:sz w:val="21"/>
          <w:szCs w:val="22"/>
        </w:rPr>
        <w:t>和</w:t>
      </w:r>
      <w:r w:rsidR="00BD6BF5">
        <w:rPr>
          <w:rFonts w:asciiTheme="minorEastAsia" w:eastAsiaTheme="minorEastAsia" w:hAnsiTheme="minorEastAsia" w:cstheme="minorBidi" w:hint="eastAsia"/>
          <w:kern w:val="2"/>
          <w:sz w:val="21"/>
          <w:szCs w:val="22"/>
        </w:rPr>
        <w:t>终端感知</w:t>
      </w:r>
      <w:r w:rsidRPr="0086425A">
        <w:rPr>
          <w:rFonts w:asciiTheme="minorEastAsia" w:eastAsiaTheme="minorEastAsia" w:hAnsiTheme="minorEastAsia" w:cstheme="minorBidi"/>
          <w:kern w:val="2"/>
          <w:sz w:val="21"/>
          <w:szCs w:val="22"/>
        </w:rPr>
        <w:t>层</w:t>
      </w:r>
      <w:r w:rsidR="00AB74FB">
        <w:rPr>
          <w:rFonts w:asciiTheme="minorEastAsia" w:eastAsiaTheme="minorEastAsia" w:hAnsiTheme="minorEastAsia" w:cstheme="minorBidi" w:hint="eastAsia"/>
          <w:kern w:val="2"/>
          <w:sz w:val="21"/>
          <w:szCs w:val="22"/>
        </w:rPr>
        <w:t>中</w:t>
      </w:r>
      <w:r w:rsidRPr="0086425A">
        <w:rPr>
          <w:rFonts w:asciiTheme="minorEastAsia" w:eastAsiaTheme="minorEastAsia" w:hAnsiTheme="minorEastAsia" w:cstheme="minorBidi"/>
          <w:kern w:val="2"/>
          <w:sz w:val="21"/>
          <w:szCs w:val="22"/>
        </w:rPr>
        <w:t>，</w:t>
      </w:r>
      <w:r w:rsidR="00AB74FB">
        <w:rPr>
          <w:rFonts w:asciiTheme="minorEastAsia" w:eastAsiaTheme="minorEastAsia" w:hAnsiTheme="minorEastAsia" w:cstheme="minorBidi" w:hint="eastAsia"/>
          <w:kern w:val="2"/>
          <w:sz w:val="21"/>
          <w:szCs w:val="22"/>
        </w:rPr>
        <w:t>存在</w:t>
      </w:r>
      <w:r w:rsidR="00AB74FB" w:rsidRPr="00AB74FB">
        <w:rPr>
          <w:rFonts w:asciiTheme="minorEastAsia" w:eastAsiaTheme="minorEastAsia" w:hAnsiTheme="minorEastAsia" w:cstheme="minorBidi"/>
          <w:kern w:val="2"/>
          <w:sz w:val="21"/>
          <w:szCs w:val="22"/>
        </w:rPr>
        <w:t>隐私</w:t>
      </w:r>
      <w:r w:rsidR="00AB74FB">
        <w:rPr>
          <w:rFonts w:asciiTheme="minorEastAsia" w:eastAsiaTheme="minorEastAsia" w:hAnsiTheme="minorEastAsia" w:cstheme="minorBidi" w:hint="eastAsia"/>
          <w:kern w:val="2"/>
          <w:sz w:val="21"/>
          <w:szCs w:val="22"/>
        </w:rPr>
        <w:t>泄漏</w:t>
      </w:r>
      <w:r w:rsidR="00AB74FB" w:rsidRPr="00AB74FB">
        <w:rPr>
          <w:rFonts w:asciiTheme="minorEastAsia" w:eastAsiaTheme="minorEastAsia" w:hAnsiTheme="minorEastAsia" w:cstheme="minorBidi"/>
          <w:kern w:val="2"/>
          <w:sz w:val="21"/>
          <w:szCs w:val="22"/>
        </w:rPr>
        <w:t>、</w:t>
      </w:r>
      <w:r w:rsidR="002B1785">
        <w:rPr>
          <w:rFonts w:asciiTheme="minorEastAsia" w:eastAsiaTheme="minorEastAsia" w:hAnsiTheme="minorEastAsia" w:cstheme="minorBidi" w:hint="eastAsia"/>
          <w:kern w:val="2"/>
          <w:sz w:val="21"/>
          <w:szCs w:val="22"/>
        </w:rPr>
        <w:t>流量不</w:t>
      </w:r>
      <w:r w:rsidR="00AB74FB" w:rsidRPr="00AB74FB">
        <w:rPr>
          <w:rFonts w:asciiTheme="minorEastAsia" w:eastAsiaTheme="minorEastAsia" w:hAnsiTheme="minorEastAsia" w:cstheme="minorBidi"/>
          <w:kern w:val="2"/>
          <w:sz w:val="21"/>
          <w:szCs w:val="22"/>
        </w:rPr>
        <w:t>可信、</w:t>
      </w:r>
      <w:r w:rsidR="00AB74FB">
        <w:rPr>
          <w:rFonts w:asciiTheme="minorEastAsia" w:eastAsiaTheme="minorEastAsia" w:hAnsiTheme="minorEastAsia" w:cstheme="minorBidi" w:hint="eastAsia"/>
          <w:kern w:val="2"/>
          <w:sz w:val="21"/>
          <w:szCs w:val="22"/>
        </w:rPr>
        <w:t>拒绝服务（</w:t>
      </w:r>
      <w:r w:rsidR="00AB74FB">
        <w:rPr>
          <w:rFonts w:asciiTheme="minorEastAsia" w:eastAsiaTheme="minorEastAsia" w:hAnsiTheme="minorEastAsia" w:cstheme="minorBidi"/>
          <w:kern w:val="2"/>
          <w:sz w:val="21"/>
          <w:szCs w:val="22"/>
        </w:rPr>
        <w:t>Do</w:t>
      </w:r>
      <w:r w:rsidR="00B85B3C">
        <w:rPr>
          <w:rFonts w:asciiTheme="minorEastAsia" w:eastAsiaTheme="minorEastAsia" w:hAnsiTheme="minorEastAsia" w:cstheme="minorBidi"/>
          <w:kern w:val="2"/>
          <w:sz w:val="21"/>
          <w:szCs w:val="22"/>
        </w:rPr>
        <w:t>S</w:t>
      </w:r>
      <w:r w:rsidR="00AB74FB">
        <w:rPr>
          <w:rFonts w:asciiTheme="minorEastAsia" w:eastAsiaTheme="minorEastAsia" w:hAnsiTheme="minorEastAsia" w:cstheme="minorBidi" w:hint="eastAsia"/>
          <w:kern w:val="2"/>
          <w:sz w:val="21"/>
          <w:szCs w:val="22"/>
        </w:rPr>
        <w:t>）</w:t>
      </w:r>
      <w:r w:rsidR="00AB74FB" w:rsidRPr="00AB74FB">
        <w:rPr>
          <w:rFonts w:asciiTheme="minorEastAsia" w:eastAsiaTheme="minorEastAsia" w:hAnsiTheme="minorEastAsia" w:cstheme="minorBidi"/>
          <w:kern w:val="2"/>
          <w:sz w:val="21"/>
          <w:szCs w:val="22"/>
        </w:rPr>
        <w:t>侵入与攻击问题等</w:t>
      </w:r>
      <w:r w:rsidR="00962238">
        <w:rPr>
          <w:rFonts w:asciiTheme="minorEastAsia" w:eastAsiaTheme="minorEastAsia" w:hAnsiTheme="minorEastAsia" w:cstheme="minorBidi" w:hint="eastAsia"/>
          <w:kern w:val="2"/>
          <w:sz w:val="21"/>
          <w:szCs w:val="22"/>
        </w:rPr>
        <w:t>。安全威胁的存在可能会影响整个城市的运行，</w:t>
      </w:r>
      <w:r w:rsidR="00AB74FB">
        <w:rPr>
          <w:rFonts w:asciiTheme="minorEastAsia" w:eastAsiaTheme="minorEastAsia" w:hAnsiTheme="minorEastAsia" w:cstheme="minorBidi" w:hint="eastAsia"/>
          <w:kern w:val="2"/>
          <w:sz w:val="21"/>
          <w:szCs w:val="22"/>
        </w:rPr>
        <w:t>给智慧城市的建设带来了巨大的挑战</w:t>
      </w:r>
      <w:r w:rsidRPr="0086425A">
        <w:rPr>
          <w:rFonts w:asciiTheme="minorEastAsia" w:eastAsiaTheme="minorEastAsia" w:hAnsiTheme="minorEastAsia" w:cstheme="minorBidi"/>
          <w:kern w:val="2"/>
          <w:sz w:val="21"/>
          <w:szCs w:val="22"/>
        </w:rPr>
        <w:t>。</w:t>
      </w:r>
    </w:p>
    <w:p w14:paraId="2A8069FF" w14:textId="2C157891" w:rsidR="00AB74FB" w:rsidRPr="00AB74FB" w:rsidRDefault="00BD6BF5" w:rsidP="006B0D6E">
      <w:pPr>
        <w:pStyle w:val="md-end-block"/>
        <w:shd w:val="clear" w:color="auto" w:fill="FFFFFF"/>
        <w:spacing w:before="192" w:beforeAutospacing="0" w:after="192" w:afterAutospacing="0"/>
        <w:ind w:firstLine="420"/>
        <w:rPr>
          <w:rFonts w:asciiTheme="minorEastAsia" w:eastAsiaTheme="minorEastAsia" w:hAnsiTheme="minorEastAsia" w:cstheme="minorBidi"/>
          <w:kern w:val="2"/>
          <w:sz w:val="21"/>
          <w:szCs w:val="22"/>
        </w:rPr>
      </w:pPr>
      <w:r>
        <w:rPr>
          <w:rFonts w:asciiTheme="minorEastAsia" w:eastAsiaTheme="minorEastAsia" w:hAnsiTheme="minorEastAsia" w:cstheme="minorBidi" w:hint="eastAsia"/>
          <w:kern w:val="2"/>
          <w:sz w:val="21"/>
          <w:szCs w:val="22"/>
        </w:rPr>
        <w:t>本技术方案</w:t>
      </w:r>
      <w:r w:rsidR="006B0D6E" w:rsidRPr="0086425A">
        <w:rPr>
          <w:rFonts w:asciiTheme="minorEastAsia" w:eastAsiaTheme="minorEastAsia" w:hAnsiTheme="minorEastAsia" w:cstheme="minorBidi"/>
          <w:kern w:val="2"/>
          <w:sz w:val="21"/>
          <w:szCs w:val="22"/>
        </w:rPr>
        <w:t>主要</w:t>
      </w:r>
      <w:r w:rsidR="00525E66">
        <w:rPr>
          <w:rFonts w:asciiTheme="minorEastAsia" w:eastAsiaTheme="minorEastAsia" w:hAnsiTheme="minorEastAsia" w:cstheme="minorBidi" w:hint="eastAsia"/>
          <w:kern w:val="2"/>
          <w:sz w:val="21"/>
          <w:szCs w:val="22"/>
        </w:rPr>
        <w:t>分析</w:t>
      </w:r>
      <w:r w:rsidR="00962238">
        <w:rPr>
          <w:rFonts w:asciiTheme="minorEastAsia" w:eastAsiaTheme="minorEastAsia" w:hAnsiTheme="minorEastAsia" w:cstheme="minorBidi" w:hint="eastAsia"/>
          <w:kern w:val="2"/>
          <w:sz w:val="21"/>
          <w:szCs w:val="22"/>
        </w:rPr>
        <w:t>了</w:t>
      </w:r>
      <w:r w:rsidR="006B0D6E" w:rsidRPr="0086425A">
        <w:rPr>
          <w:rFonts w:asciiTheme="minorEastAsia" w:eastAsiaTheme="minorEastAsia" w:hAnsiTheme="minorEastAsia" w:cstheme="minorBidi"/>
          <w:kern w:val="2"/>
          <w:sz w:val="21"/>
          <w:szCs w:val="22"/>
        </w:rPr>
        <w:t>智慧城市</w:t>
      </w:r>
      <w:r w:rsidR="00962238">
        <w:rPr>
          <w:rFonts w:asciiTheme="minorEastAsia" w:eastAsiaTheme="minorEastAsia" w:hAnsiTheme="minorEastAsia" w:cstheme="minorBidi" w:hint="eastAsia"/>
          <w:kern w:val="2"/>
          <w:sz w:val="21"/>
          <w:szCs w:val="22"/>
        </w:rPr>
        <w:t>的基础设施、物联网设备以及</w:t>
      </w:r>
      <w:proofErr w:type="gramStart"/>
      <w:r w:rsidR="00962238">
        <w:rPr>
          <w:rFonts w:asciiTheme="minorEastAsia" w:eastAsiaTheme="minorEastAsia" w:hAnsiTheme="minorEastAsia" w:cstheme="minorBidi" w:hint="eastAsia"/>
          <w:kern w:val="2"/>
          <w:sz w:val="21"/>
          <w:szCs w:val="22"/>
        </w:rPr>
        <w:t>云计算</w:t>
      </w:r>
      <w:proofErr w:type="gramEnd"/>
      <w:r w:rsidR="00962238">
        <w:rPr>
          <w:rFonts w:asciiTheme="minorEastAsia" w:eastAsiaTheme="minorEastAsia" w:hAnsiTheme="minorEastAsia" w:cstheme="minorBidi" w:hint="eastAsia"/>
          <w:kern w:val="2"/>
          <w:sz w:val="21"/>
          <w:szCs w:val="22"/>
        </w:rPr>
        <w:t>在智慧城市中的</w:t>
      </w:r>
      <w:r w:rsidR="00D97FD6">
        <w:rPr>
          <w:rFonts w:asciiTheme="minorEastAsia" w:eastAsiaTheme="minorEastAsia" w:hAnsiTheme="minorEastAsia" w:cstheme="minorBidi" w:hint="eastAsia"/>
          <w:kern w:val="2"/>
          <w:sz w:val="21"/>
          <w:szCs w:val="22"/>
        </w:rPr>
        <w:t>实践</w:t>
      </w:r>
      <w:r w:rsidR="006B0D6E" w:rsidRPr="0086425A">
        <w:rPr>
          <w:rFonts w:asciiTheme="minorEastAsia" w:eastAsiaTheme="minorEastAsia" w:hAnsiTheme="minorEastAsia" w:cstheme="minorBidi"/>
          <w:kern w:val="2"/>
          <w:sz w:val="21"/>
          <w:szCs w:val="22"/>
        </w:rPr>
        <w:t>，智慧城市的</w:t>
      </w:r>
      <w:r>
        <w:rPr>
          <w:rFonts w:asciiTheme="minorEastAsia" w:eastAsiaTheme="minorEastAsia" w:hAnsiTheme="minorEastAsia" w:cstheme="minorBidi" w:hint="eastAsia"/>
          <w:kern w:val="2"/>
          <w:sz w:val="21"/>
          <w:szCs w:val="22"/>
        </w:rPr>
        <w:t>网络架构以及</w:t>
      </w:r>
      <w:r w:rsidR="00962238">
        <w:rPr>
          <w:rFonts w:asciiTheme="minorEastAsia" w:eastAsiaTheme="minorEastAsia" w:hAnsiTheme="minorEastAsia" w:cstheme="minorBidi" w:hint="eastAsia"/>
          <w:kern w:val="2"/>
          <w:sz w:val="21"/>
          <w:szCs w:val="22"/>
        </w:rPr>
        <w:t>存在的</w:t>
      </w:r>
      <w:r w:rsidR="006B0D6E" w:rsidRPr="0086425A">
        <w:rPr>
          <w:rFonts w:asciiTheme="minorEastAsia" w:eastAsiaTheme="minorEastAsia" w:hAnsiTheme="minorEastAsia" w:cstheme="minorBidi"/>
          <w:kern w:val="2"/>
          <w:sz w:val="21"/>
          <w:szCs w:val="22"/>
        </w:rPr>
        <w:t>安全</w:t>
      </w:r>
      <w:r>
        <w:rPr>
          <w:rFonts w:asciiTheme="minorEastAsia" w:eastAsiaTheme="minorEastAsia" w:hAnsiTheme="minorEastAsia" w:cstheme="minorBidi" w:hint="eastAsia"/>
          <w:kern w:val="2"/>
          <w:sz w:val="21"/>
          <w:szCs w:val="22"/>
        </w:rPr>
        <w:t>风险</w:t>
      </w:r>
      <w:r w:rsidR="006B0D6E" w:rsidRPr="0086425A">
        <w:rPr>
          <w:rFonts w:asciiTheme="minorEastAsia" w:eastAsiaTheme="minorEastAsia" w:hAnsiTheme="minorEastAsia" w:cstheme="minorBidi"/>
          <w:kern w:val="2"/>
          <w:sz w:val="21"/>
          <w:szCs w:val="22"/>
        </w:rPr>
        <w:t>，并提出对应的安全参考架构</w:t>
      </w:r>
      <w:r w:rsidR="00FB01DB">
        <w:rPr>
          <w:rFonts w:asciiTheme="minorEastAsia" w:eastAsiaTheme="minorEastAsia" w:hAnsiTheme="minorEastAsia" w:cstheme="minorBidi" w:hint="eastAsia"/>
          <w:kern w:val="2"/>
          <w:sz w:val="21"/>
          <w:szCs w:val="22"/>
        </w:rPr>
        <w:t>、安全技术</w:t>
      </w:r>
      <w:r w:rsidR="000B3877">
        <w:rPr>
          <w:rFonts w:asciiTheme="minorEastAsia" w:eastAsiaTheme="minorEastAsia" w:hAnsiTheme="minorEastAsia" w:cstheme="minorBidi" w:hint="eastAsia"/>
          <w:kern w:val="2"/>
          <w:sz w:val="21"/>
          <w:szCs w:val="22"/>
        </w:rPr>
        <w:t>方案</w:t>
      </w:r>
      <w:r w:rsidR="006B0D6E" w:rsidRPr="0086425A">
        <w:rPr>
          <w:rFonts w:asciiTheme="minorEastAsia" w:eastAsiaTheme="minorEastAsia" w:hAnsiTheme="minorEastAsia" w:cstheme="minorBidi"/>
          <w:kern w:val="2"/>
          <w:sz w:val="21"/>
          <w:szCs w:val="22"/>
        </w:rPr>
        <w:t>和安全</w:t>
      </w:r>
      <w:r>
        <w:rPr>
          <w:rFonts w:asciiTheme="minorEastAsia" w:eastAsiaTheme="minorEastAsia" w:hAnsiTheme="minorEastAsia" w:cstheme="minorBidi" w:hint="eastAsia"/>
          <w:kern w:val="2"/>
          <w:sz w:val="21"/>
          <w:szCs w:val="22"/>
        </w:rPr>
        <w:t>运营、管理</w:t>
      </w:r>
      <w:r w:rsidR="006B0D6E" w:rsidRPr="0086425A">
        <w:rPr>
          <w:rFonts w:asciiTheme="minorEastAsia" w:eastAsiaTheme="minorEastAsia" w:hAnsiTheme="minorEastAsia" w:cstheme="minorBidi"/>
          <w:kern w:val="2"/>
          <w:sz w:val="21"/>
          <w:szCs w:val="22"/>
        </w:rPr>
        <w:t>建议</w:t>
      </w:r>
      <w:r w:rsidR="00962238">
        <w:rPr>
          <w:rFonts w:asciiTheme="minorEastAsia" w:eastAsiaTheme="minorEastAsia" w:hAnsiTheme="minorEastAsia" w:cstheme="minorBidi" w:hint="eastAsia"/>
          <w:kern w:val="2"/>
          <w:sz w:val="21"/>
          <w:szCs w:val="22"/>
        </w:rPr>
        <w:t>，保障智慧城市建设的安全，增强抵御风险的能力</w:t>
      </w:r>
      <w:r w:rsidR="00525E66">
        <w:rPr>
          <w:rFonts w:asciiTheme="minorEastAsia" w:eastAsiaTheme="minorEastAsia" w:hAnsiTheme="minorEastAsia" w:cstheme="minorBidi" w:hint="eastAsia"/>
          <w:kern w:val="2"/>
          <w:sz w:val="21"/>
          <w:szCs w:val="22"/>
        </w:rPr>
        <w:t>。</w:t>
      </w:r>
      <w:r w:rsidR="00525E66" w:rsidDel="00525E66">
        <w:rPr>
          <w:rFonts w:asciiTheme="minorEastAsia" w:eastAsiaTheme="minorEastAsia" w:hAnsiTheme="minorEastAsia" w:cstheme="minorBidi" w:hint="eastAsia"/>
          <w:kern w:val="2"/>
          <w:sz w:val="21"/>
          <w:szCs w:val="22"/>
        </w:rPr>
        <w:t xml:space="preserve"> </w:t>
      </w:r>
    </w:p>
    <w:p w14:paraId="1987E780" w14:textId="0764B50F" w:rsidR="005F365B" w:rsidRPr="00BC6534" w:rsidRDefault="005F365B" w:rsidP="005F365B">
      <w:pPr>
        <w:pStyle w:val="1"/>
        <w:rPr>
          <w:rFonts w:asciiTheme="minorEastAsia" w:hAnsiTheme="minorEastAsia"/>
        </w:rPr>
      </w:pPr>
      <w:bookmarkStart w:id="1" w:name="_Toc50015683"/>
      <w:r w:rsidRPr="00BC6534">
        <w:rPr>
          <w:rFonts w:asciiTheme="minorEastAsia" w:hAnsiTheme="minorEastAsia"/>
        </w:rPr>
        <w:t>2 智慧城市</w:t>
      </w:r>
      <w:r w:rsidR="00155246" w:rsidRPr="00BC6534">
        <w:rPr>
          <w:rFonts w:asciiTheme="minorEastAsia" w:hAnsiTheme="minorEastAsia" w:hint="eastAsia"/>
        </w:rPr>
        <w:t>新常态</w:t>
      </w:r>
      <w:r w:rsidRPr="00BC6534">
        <w:rPr>
          <w:rFonts w:asciiTheme="minorEastAsia" w:hAnsiTheme="minorEastAsia"/>
        </w:rPr>
        <w:t>及框架</w:t>
      </w:r>
      <w:bookmarkEnd w:id="1"/>
    </w:p>
    <w:p w14:paraId="1CBB2F7E" w14:textId="42C60D4B" w:rsidR="00B5199A" w:rsidRPr="00E55574" w:rsidRDefault="00B5199A" w:rsidP="00E55574">
      <w:pPr>
        <w:pStyle w:val="2"/>
      </w:pPr>
      <w:bookmarkStart w:id="2" w:name="_Toc50015684"/>
      <w:r w:rsidRPr="00E55574">
        <w:rPr>
          <w:rFonts w:hint="eastAsia"/>
        </w:rPr>
        <w:t>2.1智慧城市</w:t>
      </w:r>
      <w:r w:rsidR="00155246" w:rsidRPr="00E55574">
        <w:rPr>
          <w:rFonts w:hint="eastAsia"/>
        </w:rPr>
        <w:t>新常态</w:t>
      </w:r>
      <w:bookmarkEnd w:id="2"/>
    </w:p>
    <w:p w14:paraId="474D6730" w14:textId="7DC26D19" w:rsidR="00B5199A" w:rsidRPr="00BC6534" w:rsidRDefault="00B5199A" w:rsidP="005D524A">
      <w:pPr>
        <w:pStyle w:val="3"/>
      </w:pPr>
      <w:r w:rsidRPr="00BC6534">
        <w:rPr>
          <w:rFonts w:hint="eastAsia"/>
        </w:rPr>
        <w:tab/>
      </w:r>
      <w:bookmarkStart w:id="3" w:name="_Toc50015685"/>
      <w:r w:rsidR="000020D6" w:rsidRPr="00BC6534">
        <w:rPr>
          <w:rFonts w:hint="eastAsia"/>
        </w:rPr>
        <w:t>2.1.1</w:t>
      </w:r>
      <w:r w:rsidR="000020D6" w:rsidRPr="00BC6534">
        <w:t xml:space="preserve"> 5G</w:t>
      </w:r>
      <w:r w:rsidR="000020D6" w:rsidRPr="00BC6534">
        <w:rPr>
          <w:rFonts w:hint="eastAsia"/>
        </w:rPr>
        <w:t>网络是智慧城市的关键基础设施</w:t>
      </w:r>
      <w:bookmarkEnd w:id="3"/>
    </w:p>
    <w:p w14:paraId="26E0646D" w14:textId="646C7D58" w:rsidR="000020D6" w:rsidRPr="00BC6534" w:rsidRDefault="007A6EAD" w:rsidP="000020D6">
      <w:pPr>
        <w:rPr>
          <w:rFonts w:asciiTheme="minorEastAsia" w:hAnsiTheme="minorEastAsia"/>
        </w:rPr>
      </w:pPr>
      <w:r w:rsidRPr="00BC6534">
        <w:rPr>
          <w:rFonts w:asciiTheme="minorEastAsia" w:hAnsiTheme="minorEastAsia"/>
        </w:rPr>
        <w:tab/>
      </w:r>
      <w:r w:rsidR="000020D6" w:rsidRPr="00BC6534">
        <w:rPr>
          <w:rFonts w:asciiTheme="minorEastAsia" w:hAnsiTheme="minorEastAsia" w:hint="eastAsia"/>
        </w:rPr>
        <w:t>5</w:t>
      </w:r>
      <w:r w:rsidR="000020D6" w:rsidRPr="00BC6534">
        <w:rPr>
          <w:rFonts w:asciiTheme="minorEastAsia" w:hAnsiTheme="minorEastAsia"/>
        </w:rPr>
        <w:t>G</w:t>
      </w:r>
      <w:r w:rsidR="000020D6" w:rsidRPr="00BC6534">
        <w:rPr>
          <w:rFonts w:asciiTheme="minorEastAsia" w:hAnsiTheme="minorEastAsia" w:hint="eastAsia"/>
        </w:rPr>
        <w:t>是数字经济时代的</w:t>
      </w:r>
      <w:r w:rsidRPr="00BC6534">
        <w:rPr>
          <w:rFonts w:asciiTheme="minorEastAsia" w:hAnsiTheme="minorEastAsia" w:hint="eastAsia"/>
        </w:rPr>
        <w:t>一种通用技术，这种通用技术具有普遍性，将被城市中的各个行业广泛应用。在5</w:t>
      </w:r>
      <w:r w:rsidRPr="00BC6534">
        <w:rPr>
          <w:rFonts w:asciiTheme="minorEastAsia" w:hAnsiTheme="minorEastAsia"/>
        </w:rPr>
        <w:t>G</w:t>
      </w:r>
      <w:r w:rsidRPr="00BC6534">
        <w:rPr>
          <w:rFonts w:asciiTheme="minorEastAsia" w:hAnsiTheme="minorEastAsia" w:hint="eastAsia"/>
        </w:rPr>
        <w:t>网络的广泛应用之下，智慧城市的各个行业将被深刻的改变，自动驾驶将广泛应用于城市交通，为居民提供低碳高效的同行服务；远程医疗将改变医疗资源分配的格局，推动城市医疗的公平发展</w:t>
      </w:r>
      <w:r w:rsidR="00AA6D19" w:rsidRPr="00BC6534">
        <w:rPr>
          <w:rFonts w:asciiTheme="minorEastAsia" w:hAnsiTheme="minorEastAsia" w:hint="eastAsia"/>
        </w:rPr>
        <w:t>；人工智能安防监控将创造更安全的社区环境；数据智能的普及将推动政府社会治理的高</w:t>
      </w:r>
      <w:r w:rsidR="00525E66">
        <w:rPr>
          <w:rFonts w:asciiTheme="minorEastAsia" w:hAnsiTheme="minorEastAsia" w:hint="eastAsia"/>
        </w:rPr>
        <w:t>效</w:t>
      </w:r>
      <w:r w:rsidR="00AA6D19" w:rsidRPr="00BC6534">
        <w:rPr>
          <w:rFonts w:asciiTheme="minorEastAsia" w:hAnsiTheme="minorEastAsia" w:hint="eastAsia"/>
        </w:rPr>
        <w:t>和精准，以及城市经济运行的智能洞察。这一切都将随着5</w:t>
      </w:r>
      <w:r w:rsidR="00AA6D19" w:rsidRPr="00BC6534">
        <w:rPr>
          <w:rFonts w:asciiTheme="minorEastAsia" w:hAnsiTheme="minorEastAsia"/>
        </w:rPr>
        <w:t>G</w:t>
      </w:r>
      <w:r w:rsidR="00AA6D19" w:rsidRPr="00BC6534">
        <w:rPr>
          <w:rFonts w:asciiTheme="minorEastAsia" w:hAnsiTheme="minorEastAsia" w:hint="eastAsia"/>
        </w:rPr>
        <w:t>把每个城市部件、每一位城市居民、每一个城市组织变成数字化的智能体。</w:t>
      </w:r>
    </w:p>
    <w:p w14:paraId="3BC7DD6B" w14:textId="10594BC2" w:rsidR="00155246" w:rsidRPr="00BC6534" w:rsidRDefault="00155246" w:rsidP="005D524A">
      <w:pPr>
        <w:pStyle w:val="3"/>
      </w:pPr>
      <w:r w:rsidRPr="00BC6534">
        <w:rPr>
          <w:rFonts w:hint="eastAsia"/>
        </w:rPr>
        <w:tab/>
      </w:r>
      <w:bookmarkStart w:id="4" w:name="_Toc50015686"/>
      <w:r w:rsidRPr="00BC6534">
        <w:rPr>
          <w:rFonts w:hint="eastAsia"/>
        </w:rPr>
        <w:t>2.1.2</w:t>
      </w:r>
      <w:r w:rsidRPr="00BC6534">
        <w:t xml:space="preserve"> </w:t>
      </w:r>
      <w:proofErr w:type="gramStart"/>
      <w:r w:rsidR="0093776E" w:rsidRPr="00BC6534">
        <w:rPr>
          <w:rFonts w:hint="eastAsia"/>
        </w:rPr>
        <w:t>云计算</w:t>
      </w:r>
      <w:proofErr w:type="gramEnd"/>
      <w:r w:rsidR="008A6832" w:rsidRPr="00BC6534">
        <w:rPr>
          <w:rFonts w:hint="eastAsia"/>
        </w:rPr>
        <w:t>赋能</w:t>
      </w:r>
      <w:r w:rsidR="0093776E" w:rsidRPr="00BC6534">
        <w:rPr>
          <w:rFonts w:hint="eastAsia"/>
        </w:rPr>
        <w:t>智慧城市建设</w:t>
      </w:r>
      <w:bookmarkEnd w:id="4"/>
    </w:p>
    <w:p w14:paraId="7E0B46AE" w14:textId="31118BAF" w:rsidR="0093776E" w:rsidRPr="00BC6534" w:rsidRDefault="0093776E" w:rsidP="0093776E">
      <w:pPr>
        <w:rPr>
          <w:rFonts w:asciiTheme="minorEastAsia" w:hAnsiTheme="minorEastAsia"/>
        </w:rPr>
      </w:pPr>
      <w:r w:rsidRPr="00BC6534">
        <w:rPr>
          <w:rFonts w:asciiTheme="minorEastAsia" w:hAnsiTheme="minorEastAsia"/>
        </w:rPr>
        <w:tab/>
      </w:r>
      <w:r w:rsidRPr="00BC6534">
        <w:rPr>
          <w:rFonts w:asciiTheme="minorEastAsia" w:hAnsiTheme="minorEastAsia" w:hint="eastAsia"/>
        </w:rPr>
        <w:t>当前，</w:t>
      </w:r>
      <w:proofErr w:type="gramStart"/>
      <w:r w:rsidRPr="00BC6534">
        <w:rPr>
          <w:rFonts w:asciiTheme="minorEastAsia" w:hAnsiTheme="minorEastAsia" w:hint="eastAsia"/>
        </w:rPr>
        <w:t>云计算</w:t>
      </w:r>
      <w:proofErr w:type="gramEnd"/>
      <w:r w:rsidRPr="00BC6534">
        <w:rPr>
          <w:rFonts w:asciiTheme="minorEastAsia" w:hAnsiTheme="minorEastAsia" w:hint="eastAsia"/>
        </w:rPr>
        <w:t>在政务、金融、医疗等领域的应用正如火如荼。就智慧城市建设而言，云计算、物联网、大数据技术几乎无可替代。在构建智慧城市的过程中，以社会民生服务领域为重点，建立社会服务云平台，可以提高城市各项事业的精细化管理水平，并为城市公共事务管理部门及时获取各项信息提供有力的技术支撑。</w:t>
      </w:r>
    </w:p>
    <w:p w14:paraId="29C2C3D3" w14:textId="2DF67517" w:rsidR="00453DD1" w:rsidRPr="00BC6534" w:rsidRDefault="00453DD1" w:rsidP="005D524A">
      <w:pPr>
        <w:pStyle w:val="3"/>
      </w:pPr>
      <w:r w:rsidRPr="00BC6534">
        <w:rPr>
          <w:rFonts w:hint="eastAsia"/>
        </w:rPr>
        <w:tab/>
      </w:r>
      <w:bookmarkStart w:id="5" w:name="_Toc50015687"/>
      <w:r w:rsidRPr="00BC6534">
        <w:rPr>
          <w:rFonts w:hint="eastAsia"/>
        </w:rPr>
        <w:t>2.1.3</w:t>
      </w:r>
      <w:r w:rsidRPr="00BC6534">
        <w:t xml:space="preserve"> </w:t>
      </w:r>
      <w:r w:rsidRPr="00BC6534">
        <w:rPr>
          <w:rFonts w:hint="eastAsia"/>
        </w:rPr>
        <w:t>物联网设备广泛运用于智慧城市</w:t>
      </w:r>
      <w:bookmarkEnd w:id="5"/>
    </w:p>
    <w:p w14:paraId="76641FAC" w14:textId="0FD3C1A5" w:rsidR="00DF69F0" w:rsidRDefault="00DF69F0" w:rsidP="00273C2F">
      <w:pPr>
        <w:rPr>
          <w:rFonts w:asciiTheme="minorEastAsia" w:hAnsiTheme="minorEastAsia"/>
        </w:rPr>
      </w:pPr>
      <w:r w:rsidRPr="00BC6534">
        <w:rPr>
          <w:rFonts w:asciiTheme="minorEastAsia" w:hAnsiTheme="minorEastAsia"/>
        </w:rPr>
        <w:tab/>
      </w:r>
      <w:r w:rsidRPr="00BC6534">
        <w:rPr>
          <w:rFonts w:asciiTheme="minorEastAsia" w:hAnsiTheme="minorEastAsia" w:hint="eastAsia"/>
        </w:rPr>
        <w:t>智慧城市的构建离不开物联网技术的支撑。首先，智慧城市的实现有赖于</w:t>
      </w:r>
      <w:proofErr w:type="gramStart"/>
      <w:r w:rsidRPr="00BC6534">
        <w:rPr>
          <w:rFonts w:asciiTheme="minorEastAsia" w:hAnsiTheme="minorEastAsia" w:hint="eastAsia"/>
        </w:rPr>
        <w:t>大量物</w:t>
      </w:r>
      <w:proofErr w:type="gramEnd"/>
      <w:r w:rsidRPr="00BC6534">
        <w:rPr>
          <w:rFonts w:asciiTheme="minorEastAsia" w:hAnsiTheme="minorEastAsia" w:hint="eastAsia"/>
        </w:rPr>
        <w:t>联网设备采集数据。其次，城市的智能之处绝不局限于计算层面，而要更多需要为本地产业、人与自然的关系等方面注入动力，通过物联网设备大幅改善和提升智慧转型和提升城市竞争力。</w:t>
      </w:r>
    </w:p>
    <w:p w14:paraId="49B89A60" w14:textId="12B7B58E" w:rsidR="00525E66" w:rsidRPr="00BC6534" w:rsidRDefault="00525E66" w:rsidP="00273C2F">
      <w:pPr>
        <w:rPr>
          <w:rFonts w:asciiTheme="minorEastAsia" w:hAnsiTheme="minorEastAsia"/>
        </w:rPr>
      </w:pPr>
      <w:r>
        <w:rPr>
          <w:rFonts w:asciiTheme="minorEastAsia" w:hAnsiTheme="minorEastAsia" w:hint="eastAsia"/>
        </w:rPr>
        <w:t>A</w:t>
      </w:r>
      <w:r>
        <w:rPr>
          <w:rFonts w:asciiTheme="minorEastAsia" w:hAnsiTheme="minorEastAsia"/>
        </w:rPr>
        <w:t>I</w:t>
      </w:r>
      <w:r>
        <w:rPr>
          <w:rFonts w:asciiTheme="minorEastAsia" w:hAnsiTheme="minorEastAsia" w:hint="eastAsia"/>
        </w:rPr>
        <w:t>应用</w:t>
      </w:r>
      <w:r w:rsidR="00B4117F">
        <w:rPr>
          <w:rFonts w:asciiTheme="minorEastAsia" w:hAnsiTheme="minorEastAsia" w:hint="eastAsia"/>
        </w:rPr>
        <w:t>、边缘计算</w:t>
      </w:r>
    </w:p>
    <w:p w14:paraId="2D46E847" w14:textId="01658EC7" w:rsidR="00453DD1" w:rsidRPr="00BC6534" w:rsidRDefault="00453DD1" w:rsidP="005D524A">
      <w:pPr>
        <w:pStyle w:val="3"/>
      </w:pPr>
      <w:r w:rsidRPr="00BC6534">
        <w:rPr>
          <w:rFonts w:hint="eastAsia"/>
        </w:rPr>
        <w:lastRenderedPageBreak/>
        <w:tab/>
      </w:r>
      <w:bookmarkStart w:id="6" w:name="_Toc50015688"/>
      <w:r w:rsidRPr="00BC6534">
        <w:rPr>
          <w:rFonts w:hint="eastAsia"/>
        </w:rPr>
        <w:t>2.1.4</w:t>
      </w:r>
      <w:r w:rsidRPr="00BC6534">
        <w:t xml:space="preserve"> </w:t>
      </w:r>
      <w:del w:id="7" w:author="李 子晔" w:date="2020-09-03T09:42:00Z">
        <w:r w:rsidR="00273C2F" w:rsidRPr="00BC6534" w:rsidDel="002A4893">
          <w:rPr>
            <w:rFonts w:hint="eastAsia"/>
          </w:rPr>
          <w:delText>网络攻击针对党政机关</w:delText>
        </w:r>
        <w:r w:rsidR="007D7959" w:rsidRPr="00BC6534" w:rsidDel="002A4893">
          <w:rPr>
            <w:rFonts w:hint="eastAsia"/>
          </w:rPr>
          <w:delText>、智慧城市</w:delText>
        </w:r>
        <w:r w:rsidR="00273C2F" w:rsidRPr="00BC6534" w:rsidDel="002A4893">
          <w:rPr>
            <w:rFonts w:hint="eastAsia"/>
          </w:rPr>
          <w:delText>等重要单位目的性更加明显</w:delText>
        </w:r>
      </w:del>
      <w:bookmarkEnd w:id="6"/>
      <w:ins w:id="8" w:author="李 子晔" w:date="2020-09-03T09:42:00Z">
        <w:r w:rsidR="002A4893">
          <w:rPr>
            <w:rFonts w:hint="eastAsia"/>
          </w:rPr>
          <w:t>智慧城市</w:t>
        </w:r>
      </w:ins>
      <w:ins w:id="9" w:author="李 子晔" w:date="2020-09-03T09:43:00Z">
        <w:r w:rsidR="00C46871">
          <w:rPr>
            <w:rFonts w:hint="eastAsia"/>
          </w:rPr>
          <w:t>网络</w:t>
        </w:r>
      </w:ins>
      <w:ins w:id="10" w:author="李 子晔" w:date="2020-09-03T09:42:00Z">
        <w:r w:rsidR="002A4893">
          <w:rPr>
            <w:rFonts w:hint="eastAsia"/>
          </w:rPr>
          <w:t>安全</w:t>
        </w:r>
      </w:ins>
      <w:ins w:id="11" w:author="李 子晔" w:date="2020-09-03T09:43:00Z">
        <w:r w:rsidR="0035399A">
          <w:rPr>
            <w:rFonts w:hint="eastAsia"/>
          </w:rPr>
          <w:t>需求</w:t>
        </w:r>
        <w:r w:rsidR="00C20442">
          <w:rPr>
            <w:rFonts w:hint="eastAsia"/>
          </w:rPr>
          <w:t>愈发</w:t>
        </w:r>
      </w:ins>
      <w:ins w:id="12" w:author="李 子晔" w:date="2020-09-03T09:42:00Z">
        <w:r w:rsidR="002A4893">
          <w:rPr>
            <w:rFonts w:hint="eastAsia"/>
          </w:rPr>
          <w:t>凸显</w:t>
        </w:r>
      </w:ins>
    </w:p>
    <w:p w14:paraId="446D0602" w14:textId="2099DC27" w:rsidR="00DF69F0" w:rsidRPr="00BC6534" w:rsidRDefault="00DF69F0" w:rsidP="00273C2F">
      <w:pPr>
        <w:rPr>
          <w:rFonts w:asciiTheme="minorEastAsia" w:hAnsiTheme="minorEastAsia"/>
        </w:rPr>
      </w:pPr>
      <w:r w:rsidRPr="00BC6534">
        <w:rPr>
          <w:rFonts w:asciiTheme="minorEastAsia" w:hAnsiTheme="minorEastAsia"/>
        </w:rPr>
        <w:tab/>
        <w:t>国家计算机网络应急技术处理协调中心</w:t>
      </w:r>
      <w:r w:rsidRPr="00BC6534">
        <w:rPr>
          <w:rFonts w:asciiTheme="minorEastAsia" w:hAnsiTheme="minorEastAsia" w:hint="eastAsia"/>
        </w:rPr>
        <w:t>发布的《</w:t>
      </w:r>
      <w:r w:rsidRPr="00BC6534">
        <w:rPr>
          <w:rFonts w:asciiTheme="minorEastAsia" w:hAnsiTheme="minorEastAsia"/>
        </w:rPr>
        <w:t>2019年中国互联网网络安全报告</w:t>
      </w:r>
      <w:r w:rsidRPr="00BC6534">
        <w:rPr>
          <w:rFonts w:asciiTheme="minorEastAsia" w:hAnsiTheme="minorEastAsia" w:hint="eastAsia"/>
        </w:rPr>
        <w:t>》中提到，</w:t>
      </w:r>
      <w:r w:rsidR="0063459F" w:rsidRPr="00BC6534">
        <w:rPr>
          <w:rFonts w:asciiTheme="minorEastAsia" w:hAnsiTheme="minorEastAsia"/>
        </w:rPr>
        <w:t xml:space="preserve"> 2019年，我国持续遭受来自“方程式组织”“APT28”“蔓灵花”“海莲花”“黑店”“白金”等30余个APT</w:t>
      </w:r>
      <w:r w:rsidR="0063459F" w:rsidRPr="00BC6534">
        <w:rPr>
          <w:rFonts w:asciiTheme="minorEastAsia" w:hAnsiTheme="minorEastAsia" w:hint="eastAsia"/>
        </w:rPr>
        <w:t>（</w:t>
      </w:r>
      <w:r w:rsidR="0063459F" w:rsidRPr="00BC6534">
        <w:rPr>
          <w:rFonts w:asciiTheme="minorEastAsia" w:hAnsiTheme="minorEastAsia"/>
        </w:rPr>
        <w:t>高级持续性威胁攻击</w:t>
      </w:r>
      <w:r w:rsidR="0063459F" w:rsidRPr="00BC6534">
        <w:rPr>
          <w:rFonts w:asciiTheme="minorEastAsia" w:hAnsiTheme="minorEastAsia" w:hint="eastAsia"/>
        </w:rPr>
        <w:t>）</w:t>
      </w:r>
      <w:r w:rsidR="0063459F" w:rsidRPr="00BC6534">
        <w:rPr>
          <w:rFonts w:asciiTheme="minorEastAsia" w:hAnsiTheme="minorEastAsia"/>
        </w:rPr>
        <w:t>组织的网络窃密攻击，国家网络空间安全受到严重威胁。境外APT组织不仅攻击我国党政机关</w:t>
      </w:r>
      <w:r w:rsidR="007D7959" w:rsidRPr="00BC6534">
        <w:rPr>
          <w:rFonts w:asciiTheme="minorEastAsia" w:hAnsiTheme="minorEastAsia" w:hint="eastAsia"/>
        </w:rPr>
        <w:t>、智慧城市</w:t>
      </w:r>
      <w:r w:rsidR="0063459F" w:rsidRPr="00BC6534">
        <w:rPr>
          <w:rFonts w:asciiTheme="minorEastAsia" w:hAnsiTheme="minorEastAsia"/>
        </w:rPr>
        <w:t>、国防军工和科研院所，还进一步向军民融合、“一带一路”、基础行业、物联网和供应链等领域扩展延伸，电信、外交、能源、商务、金融、军工、海洋等领域成为境外APT组织重点攻击对象。</w:t>
      </w:r>
    </w:p>
    <w:p w14:paraId="1AC7FCA8" w14:textId="58814A16" w:rsidR="0093776E" w:rsidRPr="00BC6534" w:rsidRDefault="00DF69F0" w:rsidP="0093776E">
      <w:pPr>
        <w:rPr>
          <w:rFonts w:asciiTheme="minorEastAsia" w:hAnsiTheme="minorEastAsia"/>
        </w:rPr>
      </w:pPr>
      <w:r w:rsidRPr="00BC6534">
        <w:rPr>
          <w:rFonts w:asciiTheme="minorEastAsia" w:hAnsiTheme="minorEastAsia"/>
        </w:rPr>
        <w:tab/>
      </w:r>
      <w:r w:rsidR="00273C2F" w:rsidRPr="00BC6534">
        <w:rPr>
          <w:rFonts w:asciiTheme="minorEastAsia" w:hAnsiTheme="minorEastAsia" w:hint="eastAsia"/>
        </w:rPr>
        <w:t>黑客针对党政机关、关键信息基础设施等重要单位发动攻击的组织性、目的性更加明显。作为掌握城市核心数据的智慧城市项目，更要加强防护能力。</w:t>
      </w:r>
    </w:p>
    <w:p w14:paraId="271D8C68" w14:textId="7BA83F42" w:rsidR="00EB4DAD" w:rsidRPr="00BC6534" w:rsidRDefault="00EB4DAD" w:rsidP="00EB4DAD">
      <w:pPr>
        <w:pStyle w:val="2"/>
        <w:rPr>
          <w:rFonts w:asciiTheme="minorEastAsia" w:eastAsiaTheme="minorEastAsia" w:hAnsiTheme="minorEastAsia"/>
        </w:rPr>
      </w:pPr>
      <w:bookmarkStart w:id="13" w:name="_Toc50015689"/>
      <w:r w:rsidRPr="00BC6534">
        <w:rPr>
          <w:rFonts w:asciiTheme="minorEastAsia" w:eastAsiaTheme="minorEastAsia" w:hAnsiTheme="minorEastAsia" w:hint="eastAsia"/>
        </w:rPr>
        <w:t>2.</w:t>
      </w:r>
      <w:r w:rsidR="00B5199A" w:rsidRPr="00BC6534">
        <w:rPr>
          <w:rFonts w:asciiTheme="minorEastAsia" w:eastAsiaTheme="minorEastAsia" w:hAnsiTheme="minorEastAsia" w:hint="eastAsia"/>
        </w:rPr>
        <w:t>2</w:t>
      </w:r>
      <w:r w:rsidRPr="00BC6534">
        <w:rPr>
          <w:rFonts w:asciiTheme="minorEastAsia" w:eastAsiaTheme="minorEastAsia" w:hAnsiTheme="minorEastAsia" w:hint="eastAsia"/>
        </w:rPr>
        <w:t>智慧城市网络架构</w:t>
      </w:r>
      <w:bookmarkEnd w:id="13"/>
    </w:p>
    <w:p w14:paraId="33A031D9" w14:textId="586D5257" w:rsidR="00EB4DAD" w:rsidRPr="00BC6534" w:rsidRDefault="00F726AA" w:rsidP="00EB4DAD">
      <w:pPr>
        <w:rPr>
          <w:rFonts w:asciiTheme="minorEastAsia" w:hAnsiTheme="minorEastAsia"/>
        </w:rPr>
      </w:pPr>
      <w:ins w:id="14" w:author="李 子晔" w:date="2020-09-03T14:40:00Z">
        <w:r>
          <w:rPr>
            <w:noProof/>
          </w:rPr>
          <w:drawing>
            <wp:inline distT="0" distB="0" distL="0" distR="0" wp14:anchorId="74FCC006" wp14:editId="21A89A76">
              <wp:extent cx="5274310" cy="28625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62580"/>
                      </a:xfrm>
                      <a:prstGeom prst="rect">
                        <a:avLst/>
                      </a:prstGeom>
                    </pic:spPr>
                  </pic:pic>
                </a:graphicData>
              </a:graphic>
            </wp:inline>
          </w:drawing>
        </w:r>
      </w:ins>
      <w:del w:id="15" w:author="李 子晔" w:date="2020-09-03T10:24:00Z">
        <w:r w:rsidR="00FA165A" w:rsidRPr="00BC6534" w:rsidDel="000F236A">
          <w:rPr>
            <w:rFonts w:asciiTheme="minorEastAsia" w:hAnsiTheme="minorEastAsia"/>
            <w:noProof/>
          </w:rPr>
          <w:lastRenderedPageBreak/>
          <w:drawing>
            <wp:inline distT="0" distB="0" distL="0" distR="0" wp14:anchorId="7829F4B9" wp14:editId="0745B69B">
              <wp:extent cx="5274310" cy="28968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96870"/>
                      </a:xfrm>
                      <a:prstGeom prst="rect">
                        <a:avLst/>
                      </a:prstGeom>
                    </pic:spPr>
                  </pic:pic>
                </a:graphicData>
              </a:graphic>
            </wp:inline>
          </w:drawing>
        </w:r>
      </w:del>
    </w:p>
    <w:p w14:paraId="1EF5AFC2" w14:textId="41E91D9A" w:rsidR="00BA4B8F" w:rsidRPr="00BC6534" w:rsidRDefault="00BA4B8F" w:rsidP="00EB4DAD">
      <w:pPr>
        <w:rPr>
          <w:rFonts w:asciiTheme="minorEastAsia" w:hAnsiTheme="minorEastAsia"/>
        </w:rPr>
      </w:pPr>
      <w:r w:rsidRPr="00BC6534">
        <w:rPr>
          <w:rFonts w:asciiTheme="minorEastAsia" w:hAnsiTheme="minorEastAsia"/>
        </w:rPr>
        <w:tab/>
      </w:r>
      <w:r w:rsidRPr="00BC6534">
        <w:rPr>
          <w:rFonts w:asciiTheme="minorEastAsia" w:hAnsiTheme="minorEastAsia" w:hint="eastAsia"/>
        </w:rPr>
        <w:t>智慧城市技术框架可以分为四个维度五个层面。包括云（应用服务层和数据平台层，其中数据平台层包括行业平台层和数据中台层），管（网络连接层），边（边缘计算层），端（终端感知层）。</w:t>
      </w:r>
    </w:p>
    <w:p w14:paraId="396A59AB" w14:textId="27217A62" w:rsidR="00A605AF" w:rsidRPr="00BC6534" w:rsidRDefault="00A605AF" w:rsidP="005D524A">
      <w:pPr>
        <w:pStyle w:val="3"/>
      </w:pPr>
      <w:r w:rsidRPr="00BC6534">
        <w:rPr>
          <w:rFonts w:hint="eastAsia"/>
        </w:rPr>
        <w:tab/>
      </w:r>
      <w:bookmarkStart w:id="16" w:name="_Toc50015690"/>
      <w:r w:rsidRPr="00BC6534">
        <w:rPr>
          <w:rFonts w:hint="eastAsia"/>
        </w:rPr>
        <w:t>2.2.1</w:t>
      </w:r>
      <w:r w:rsidRPr="00BC6534">
        <w:t xml:space="preserve"> </w:t>
      </w:r>
      <w:r w:rsidRPr="00BC6534">
        <w:rPr>
          <w:rFonts w:hint="eastAsia"/>
        </w:rPr>
        <w:t>应用服务层</w:t>
      </w:r>
      <w:bookmarkEnd w:id="16"/>
    </w:p>
    <w:p w14:paraId="4A60C87C" w14:textId="21719083" w:rsidR="00BA4B8F" w:rsidRPr="00BC6534" w:rsidRDefault="00BA4B8F" w:rsidP="00BA4B8F">
      <w:pPr>
        <w:rPr>
          <w:rFonts w:asciiTheme="minorEastAsia" w:hAnsiTheme="minorEastAsia"/>
        </w:rPr>
      </w:pPr>
      <w:r w:rsidRPr="00BC6534">
        <w:rPr>
          <w:rFonts w:asciiTheme="minorEastAsia" w:hAnsiTheme="minorEastAsia"/>
        </w:rPr>
        <w:tab/>
      </w:r>
      <w:r w:rsidRPr="00BC6534">
        <w:rPr>
          <w:rFonts w:asciiTheme="minorEastAsia" w:hAnsiTheme="minorEastAsia" w:hint="eastAsia"/>
        </w:rPr>
        <w:t>应用服务层是整合行业相关资源，打包成智慧城市解决方案，如智慧农场、智慧安防等。为社会公众、企业用户、城市管理决策者提供全面的信息化智慧服务。</w:t>
      </w:r>
    </w:p>
    <w:p w14:paraId="3FFEC25F" w14:textId="1CC1B9E6" w:rsidR="00A605AF" w:rsidRPr="00BC6534" w:rsidRDefault="00A605AF" w:rsidP="005D524A">
      <w:pPr>
        <w:pStyle w:val="3"/>
      </w:pPr>
      <w:r w:rsidRPr="00BC6534">
        <w:rPr>
          <w:rFonts w:hint="eastAsia"/>
        </w:rPr>
        <w:tab/>
      </w:r>
      <w:bookmarkStart w:id="17" w:name="_Toc50015691"/>
      <w:r w:rsidRPr="00BC6534">
        <w:rPr>
          <w:rFonts w:hint="eastAsia"/>
        </w:rPr>
        <w:t>2.2.2</w:t>
      </w:r>
      <w:r w:rsidRPr="00BC6534">
        <w:t xml:space="preserve"> </w:t>
      </w:r>
      <w:r w:rsidRPr="00BC6534">
        <w:rPr>
          <w:rFonts w:hint="eastAsia"/>
        </w:rPr>
        <w:t>数据平台层</w:t>
      </w:r>
      <w:bookmarkEnd w:id="17"/>
    </w:p>
    <w:p w14:paraId="4F056AE5" w14:textId="682FC494" w:rsidR="00BA4B8F" w:rsidRPr="00BC6534" w:rsidRDefault="00BA4B8F" w:rsidP="00BA4B8F">
      <w:pPr>
        <w:rPr>
          <w:rFonts w:asciiTheme="minorEastAsia" w:hAnsiTheme="minorEastAsia"/>
        </w:rPr>
      </w:pPr>
      <w:r w:rsidRPr="00BC6534">
        <w:rPr>
          <w:rFonts w:asciiTheme="minorEastAsia" w:hAnsiTheme="minorEastAsia"/>
        </w:rPr>
        <w:tab/>
      </w:r>
      <w:r w:rsidRPr="00BC6534">
        <w:rPr>
          <w:rFonts w:asciiTheme="minorEastAsia" w:hAnsiTheme="minorEastAsia" w:hint="eastAsia"/>
        </w:rPr>
        <w:t>数据平台层包括行业平台侧和数据中台层。行业平台侧指基于A</w:t>
      </w:r>
      <w:r w:rsidRPr="00BC6534">
        <w:rPr>
          <w:rFonts w:asciiTheme="minorEastAsia" w:hAnsiTheme="minorEastAsia"/>
        </w:rPr>
        <w:t>I</w:t>
      </w:r>
      <w:r w:rsidRPr="00BC6534">
        <w:rPr>
          <w:rFonts w:asciiTheme="minorEastAsia" w:hAnsiTheme="minorEastAsia" w:hint="eastAsia"/>
        </w:rPr>
        <w:t>、数据等能力打造的相关行业共享平台，如政务云平台，工业互联网平台等。数据中</w:t>
      </w:r>
      <w:proofErr w:type="gramStart"/>
      <w:r w:rsidRPr="00BC6534">
        <w:rPr>
          <w:rFonts w:asciiTheme="minorEastAsia" w:hAnsiTheme="minorEastAsia" w:hint="eastAsia"/>
        </w:rPr>
        <w:t>台层指数</w:t>
      </w:r>
      <w:proofErr w:type="gramEnd"/>
      <w:r w:rsidRPr="00BC6534">
        <w:rPr>
          <w:rFonts w:asciiTheme="minorEastAsia" w:hAnsiTheme="minorEastAsia" w:hint="eastAsia"/>
        </w:rPr>
        <w:t>据存储位置（数据湖），A</w:t>
      </w:r>
      <w:r w:rsidRPr="00BC6534">
        <w:rPr>
          <w:rFonts w:asciiTheme="minorEastAsia" w:hAnsiTheme="minorEastAsia"/>
        </w:rPr>
        <w:t>I</w:t>
      </w:r>
      <w:r w:rsidRPr="00BC6534">
        <w:rPr>
          <w:rFonts w:asciiTheme="minorEastAsia" w:hAnsiTheme="minorEastAsia" w:hint="eastAsia"/>
        </w:rPr>
        <w:t>算力，视频识别</w:t>
      </w:r>
      <w:proofErr w:type="gramStart"/>
      <w:r w:rsidRPr="00BC6534">
        <w:rPr>
          <w:rFonts w:asciiTheme="minorEastAsia" w:hAnsiTheme="minorEastAsia" w:hint="eastAsia"/>
        </w:rPr>
        <w:t>等云计算</w:t>
      </w:r>
      <w:proofErr w:type="gramEnd"/>
      <w:r w:rsidRPr="00BC6534">
        <w:rPr>
          <w:rFonts w:asciiTheme="minorEastAsia" w:hAnsiTheme="minorEastAsia" w:hint="eastAsia"/>
        </w:rPr>
        <w:t>的S</w:t>
      </w:r>
      <w:r w:rsidRPr="00BC6534">
        <w:rPr>
          <w:rFonts w:asciiTheme="minorEastAsia" w:hAnsiTheme="minorEastAsia"/>
        </w:rPr>
        <w:t>AAS</w:t>
      </w:r>
      <w:r w:rsidRPr="00BC6534">
        <w:rPr>
          <w:rFonts w:asciiTheme="minorEastAsia" w:hAnsiTheme="minorEastAsia" w:hint="eastAsia"/>
        </w:rPr>
        <w:t>层。数据平台层可以对外提供成熟的技术能力和行业平台，为智慧城市提供能力平台。</w:t>
      </w:r>
    </w:p>
    <w:p w14:paraId="2B739AC4" w14:textId="0B955F59" w:rsidR="00A605AF" w:rsidRPr="00BC6534" w:rsidRDefault="00A605AF" w:rsidP="005D524A">
      <w:pPr>
        <w:pStyle w:val="3"/>
      </w:pPr>
      <w:r w:rsidRPr="00BC6534">
        <w:rPr>
          <w:rFonts w:hint="eastAsia"/>
        </w:rPr>
        <w:tab/>
      </w:r>
      <w:bookmarkStart w:id="18" w:name="_Toc50015692"/>
      <w:r w:rsidRPr="00BC6534">
        <w:rPr>
          <w:rFonts w:hint="eastAsia"/>
        </w:rPr>
        <w:t>2.2.3</w:t>
      </w:r>
      <w:r w:rsidRPr="00BC6534">
        <w:t xml:space="preserve"> </w:t>
      </w:r>
      <w:r w:rsidRPr="00BC6534">
        <w:rPr>
          <w:rFonts w:hint="eastAsia"/>
        </w:rPr>
        <w:t>网络连接层</w:t>
      </w:r>
      <w:bookmarkEnd w:id="18"/>
    </w:p>
    <w:p w14:paraId="7C779D4A" w14:textId="0DCE6EC4" w:rsidR="00BA4B8F" w:rsidRPr="00BC6534" w:rsidRDefault="00BA4B8F" w:rsidP="00BA4B8F">
      <w:pPr>
        <w:rPr>
          <w:rFonts w:asciiTheme="minorEastAsia" w:hAnsiTheme="minorEastAsia"/>
        </w:rPr>
      </w:pPr>
      <w:r w:rsidRPr="00BC6534">
        <w:rPr>
          <w:rFonts w:asciiTheme="minorEastAsia" w:hAnsiTheme="minorEastAsia"/>
        </w:rPr>
        <w:tab/>
      </w:r>
      <w:r w:rsidRPr="00BC6534">
        <w:rPr>
          <w:rFonts w:asciiTheme="minorEastAsia" w:hAnsiTheme="minorEastAsia" w:hint="eastAsia"/>
        </w:rPr>
        <w:t>网络连接层包括互联网、5</w:t>
      </w:r>
      <w:r w:rsidRPr="00BC6534">
        <w:rPr>
          <w:rFonts w:asciiTheme="minorEastAsia" w:hAnsiTheme="minorEastAsia"/>
        </w:rPr>
        <w:t>G</w:t>
      </w:r>
      <w:r w:rsidRPr="00BC6534">
        <w:rPr>
          <w:rFonts w:asciiTheme="minorEastAsia" w:hAnsiTheme="minorEastAsia" w:hint="eastAsia"/>
        </w:rPr>
        <w:t>无线通信网络、V</w:t>
      </w:r>
      <w:r w:rsidRPr="00BC6534">
        <w:rPr>
          <w:rFonts w:asciiTheme="minorEastAsia" w:hAnsiTheme="minorEastAsia"/>
        </w:rPr>
        <w:t>PN</w:t>
      </w:r>
      <w:r w:rsidRPr="00BC6534">
        <w:rPr>
          <w:rFonts w:asciiTheme="minorEastAsia" w:hAnsiTheme="minorEastAsia" w:hint="eastAsia"/>
        </w:rPr>
        <w:t>等网络，为智慧城市提供大容量、高带宽、高可用的网络通信基础设施。</w:t>
      </w:r>
    </w:p>
    <w:p w14:paraId="0D052C65" w14:textId="437C1052" w:rsidR="00A605AF" w:rsidRPr="00BC6534" w:rsidRDefault="00A605AF" w:rsidP="005D524A">
      <w:pPr>
        <w:pStyle w:val="3"/>
      </w:pPr>
      <w:r w:rsidRPr="00BC6534">
        <w:rPr>
          <w:rFonts w:hint="eastAsia"/>
        </w:rPr>
        <w:tab/>
      </w:r>
      <w:bookmarkStart w:id="19" w:name="_Toc50015693"/>
      <w:r w:rsidRPr="00BC6534">
        <w:rPr>
          <w:rFonts w:hint="eastAsia"/>
        </w:rPr>
        <w:t>2.2.4</w:t>
      </w:r>
      <w:r w:rsidRPr="00BC6534">
        <w:t xml:space="preserve"> </w:t>
      </w:r>
      <w:r w:rsidRPr="00BC6534">
        <w:rPr>
          <w:rFonts w:hint="eastAsia"/>
        </w:rPr>
        <w:t>边缘计算层</w:t>
      </w:r>
      <w:bookmarkEnd w:id="19"/>
    </w:p>
    <w:p w14:paraId="098AFFB2" w14:textId="0EB9C15B" w:rsidR="00BA4B8F" w:rsidRPr="00BC6534" w:rsidRDefault="00BA4B8F" w:rsidP="00BA4B8F">
      <w:pPr>
        <w:rPr>
          <w:rFonts w:asciiTheme="minorEastAsia" w:hAnsiTheme="minorEastAsia"/>
        </w:rPr>
      </w:pPr>
      <w:r w:rsidRPr="00BC6534">
        <w:rPr>
          <w:rFonts w:asciiTheme="minorEastAsia" w:hAnsiTheme="minorEastAsia"/>
        </w:rPr>
        <w:tab/>
      </w:r>
      <w:r w:rsidRPr="00BC6534">
        <w:rPr>
          <w:rFonts w:asciiTheme="minorEastAsia" w:hAnsiTheme="minorEastAsia" w:hint="eastAsia"/>
        </w:rPr>
        <w:t>边缘计算层是靠近端和数据源的网络边界侧，融合网络、计算、存储等分布式能力。可以就近提供智能服务</w:t>
      </w:r>
      <w:r w:rsidR="009F06FD" w:rsidRPr="00BC6534">
        <w:rPr>
          <w:rFonts w:asciiTheme="minorEastAsia" w:hAnsiTheme="minorEastAsia" w:hint="eastAsia"/>
        </w:rPr>
        <w:t>。</w:t>
      </w:r>
    </w:p>
    <w:p w14:paraId="7FE8F575" w14:textId="7A58E92C" w:rsidR="00EB4DAD" w:rsidRPr="00BC6534" w:rsidRDefault="00A605AF" w:rsidP="005D524A">
      <w:pPr>
        <w:pStyle w:val="3"/>
      </w:pPr>
      <w:r w:rsidRPr="00BC6534">
        <w:rPr>
          <w:rFonts w:hint="eastAsia"/>
        </w:rPr>
        <w:lastRenderedPageBreak/>
        <w:tab/>
      </w:r>
      <w:bookmarkStart w:id="20" w:name="_Toc50015694"/>
      <w:r w:rsidRPr="00BC6534">
        <w:rPr>
          <w:rFonts w:hint="eastAsia"/>
        </w:rPr>
        <w:t>2.2.5</w:t>
      </w:r>
      <w:r w:rsidRPr="00BC6534">
        <w:t xml:space="preserve"> </w:t>
      </w:r>
      <w:r w:rsidRPr="00BC6534">
        <w:rPr>
          <w:rFonts w:hint="eastAsia"/>
        </w:rPr>
        <w:t>终端感知层</w:t>
      </w:r>
      <w:bookmarkEnd w:id="20"/>
    </w:p>
    <w:p w14:paraId="3FF643EE" w14:textId="68E80DBB" w:rsidR="00BE0F38" w:rsidRPr="00BC6534" w:rsidRDefault="00BE0F38" w:rsidP="00BE0F38">
      <w:pPr>
        <w:rPr>
          <w:rFonts w:asciiTheme="minorEastAsia" w:hAnsiTheme="minorEastAsia"/>
        </w:rPr>
      </w:pPr>
      <w:r w:rsidRPr="00BC6534">
        <w:rPr>
          <w:rFonts w:asciiTheme="minorEastAsia" w:hAnsiTheme="minorEastAsia"/>
        </w:rPr>
        <w:tab/>
      </w:r>
      <w:r w:rsidRPr="00BC6534">
        <w:rPr>
          <w:rFonts w:asciiTheme="minorEastAsia" w:hAnsiTheme="minorEastAsia" w:hint="eastAsia"/>
        </w:rPr>
        <w:t>终端感知层包括面向消费者和面向企业（T</w:t>
      </w:r>
      <w:r w:rsidRPr="00BC6534">
        <w:rPr>
          <w:rFonts w:asciiTheme="minorEastAsia" w:hAnsiTheme="minorEastAsia"/>
        </w:rPr>
        <w:t>O C/B）</w:t>
      </w:r>
      <w:r w:rsidRPr="00BC6534">
        <w:rPr>
          <w:rFonts w:asciiTheme="minorEastAsia" w:hAnsiTheme="minorEastAsia" w:hint="eastAsia"/>
        </w:rPr>
        <w:t>，包括普通消费者的智能终端（手机、电脑等），面向智慧城市的感知终端（如数据收集的互联网设备，智慧交通灯等）。</w:t>
      </w:r>
    </w:p>
    <w:p w14:paraId="0DC8E388" w14:textId="7E6EDA6F" w:rsidR="005F365B" w:rsidRDefault="005F365B" w:rsidP="005F365B">
      <w:pPr>
        <w:pStyle w:val="1"/>
        <w:rPr>
          <w:rFonts w:asciiTheme="minorEastAsia" w:hAnsiTheme="minorEastAsia"/>
        </w:rPr>
      </w:pPr>
      <w:bookmarkStart w:id="21" w:name="_Toc50015695"/>
      <w:r w:rsidRPr="00BC6534">
        <w:rPr>
          <w:rFonts w:asciiTheme="minorEastAsia" w:hAnsiTheme="minorEastAsia"/>
        </w:rPr>
        <w:t>3 智慧城市安全风险</w:t>
      </w:r>
      <w:bookmarkEnd w:id="21"/>
    </w:p>
    <w:p w14:paraId="7DBEDEF0" w14:textId="7FF761C3" w:rsidR="00596407" w:rsidRPr="00596407" w:rsidRDefault="00596407" w:rsidP="00596407">
      <w:pPr>
        <w:ind w:firstLine="420"/>
      </w:pPr>
      <w:r w:rsidRPr="00BC6534">
        <w:rPr>
          <w:rFonts w:asciiTheme="minorEastAsia" w:hAnsiTheme="minorEastAsia" w:hint="eastAsia"/>
        </w:rPr>
        <w:t>智慧城市</w:t>
      </w:r>
      <w:r>
        <w:rPr>
          <w:rFonts w:asciiTheme="minorEastAsia" w:hAnsiTheme="minorEastAsia" w:hint="eastAsia"/>
        </w:rPr>
        <w:t>安全风险主要</w:t>
      </w:r>
      <w:r w:rsidRPr="00BC6534">
        <w:rPr>
          <w:rFonts w:asciiTheme="minorEastAsia" w:hAnsiTheme="minorEastAsia" w:hint="eastAsia"/>
        </w:rPr>
        <w:t>分为</w:t>
      </w:r>
      <w:r>
        <w:rPr>
          <w:rFonts w:asciiTheme="minorEastAsia" w:hAnsiTheme="minorEastAsia" w:hint="eastAsia"/>
        </w:rPr>
        <w:t>以下</w:t>
      </w:r>
      <w:r w:rsidRPr="00BC6534">
        <w:rPr>
          <w:rFonts w:asciiTheme="minorEastAsia" w:hAnsiTheme="minorEastAsia" w:hint="eastAsia"/>
        </w:rPr>
        <w:t>五个</w:t>
      </w:r>
      <w:r>
        <w:rPr>
          <w:rFonts w:asciiTheme="minorEastAsia" w:hAnsiTheme="minorEastAsia" w:hint="eastAsia"/>
        </w:rPr>
        <w:t>方面：应用层安全风险，数据平台</w:t>
      </w:r>
      <w:proofErr w:type="gramStart"/>
      <w:r>
        <w:rPr>
          <w:rFonts w:asciiTheme="minorEastAsia" w:hAnsiTheme="minorEastAsia" w:hint="eastAsia"/>
        </w:rPr>
        <w:t>层安全</w:t>
      </w:r>
      <w:proofErr w:type="gramEnd"/>
      <w:r>
        <w:rPr>
          <w:rFonts w:asciiTheme="minorEastAsia" w:hAnsiTheme="minorEastAsia" w:hint="eastAsia"/>
        </w:rPr>
        <w:t>风险，网络连接</w:t>
      </w:r>
      <w:proofErr w:type="gramStart"/>
      <w:r>
        <w:rPr>
          <w:rFonts w:asciiTheme="minorEastAsia" w:hAnsiTheme="minorEastAsia" w:hint="eastAsia"/>
        </w:rPr>
        <w:t>层安全</w:t>
      </w:r>
      <w:proofErr w:type="gramEnd"/>
      <w:r>
        <w:rPr>
          <w:rFonts w:asciiTheme="minorEastAsia" w:hAnsiTheme="minorEastAsia" w:hint="eastAsia"/>
        </w:rPr>
        <w:t>风险，边缘计算</w:t>
      </w:r>
      <w:proofErr w:type="gramStart"/>
      <w:r>
        <w:rPr>
          <w:rFonts w:asciiTheme="minorEastAsia" w:hAnsiTheme="minorEastAsia" w:hint="eastAsia"/>
        </w:rPr>
        <w:t>层安全</w:t>
      </w:r>
      <w:proofErr w:type="gramEnd"/>
      <w:r>
        <w:rPr>
          <w:rFonts w:asciiTheme="minorEastAsia" w:hAnsiTheme="minorEastAsia" w:hint="eastAsia"/>
        </w:rPr>
        <w:t>风险和终端感知</w:t>
      </w:r>
      <w:proofErr w:type="gramStart"/>
      <w:r>
        <w:rPr>
          <w:rFonts w:asciiTheme="minorEastAsia" w:hAnsiTheme="minorEastAsia" w:hint="eastAsia"/>
        </w:rPr>
        <w:t>层安全</w:t>
      </w:r>
      <w:proofErr w:type="gramEnd"/>
      <w:r>
        <w:rPr>
          <w:rFonts w:asciiTheme="minorEastAsia" w:hAnsiTheme="minorEastAsia" w:hint="eastAsia"/>
        </w:rPr>
        <w:t>风险</w:t>
      </w:r>
      <w:r w:rsidRPr="00BC6534">
        <w:rPr>
          <w:rFonts w:asciiTheme="minorEastAsia" w:hAnsiTheme="minorEastAsia" w:hint="eastAsia"/>
        </w:rPr>
        <w:t>。</w:t>
      </w:r>
    </w:p>
    <w:p w14:paraId="1A30964F" w14:textId="77777777" w:rsidR="008730E6" w:rsidRPr="00FF7615" w:rsidRDefault="008730E6" w:rsidP="00E55574">
      <w:pPr>
        <w:pStyle w:val="2"/>
      </w:pPr>
      <w:bookmarkStart w:id="22" w:name="_Toc50015696"/>
      <w:r w:rsidRPr="00FF7615">
        <w:t>3</w:t>
      </w:r>
      <w:r w:rsidRPr="00FF7615">
        <w:rPr>
          <w:rFonts w:hint="eastAsia"/>
        </w:rPr>
        <w:t>.</w:t>
      </w:r>
      <w:r w:rsidRPr="00FF7615">
        <w:t xml:space="preserve">1 </w:t>
      </w:r>
      <w:r w:rsidRPr="00FF7615">
        <w:rPr>
          <w:rFonts w:hint="eastAsia"/>
        </w:rPr>
        <w:t>应用层安全风险</w:t>
      </w:r>
      <w:bookmarkEnd w:id="22"/>
    </w:p>
    <w:p w14:paraId="48D0E5DB" w14:textId="3D085E06" w:rsidR="008730E6" w:rsidDel="00081AD3" w:rsidRDefault="008730E6" w:rsidP="008730E6">
      <w:pPr>
        <w:rPr>
          <w:del w:id="23" w:author="李 子晔" w:date="2020-09-03T09:48:00Z"/>
        </w:rPr>
      </w:pPr>
      <w:del w:id="24" w:author="李 子晔" w:date="2020-09-03T09:48:00Z">
        <w:r w:rsidDel="00081AD3">
          <w:tab/>
        </w:r>
        <w:r w:rsidDel="00081AD3">
          <w:rPr>
            <w:rFonts w:hint="eastAsia"/>
          </w:rPr>
          <w:delText>应用层为</w:delText>
        </w:r>
        <w:r w:rsidR="004C2D00" w:rsidDel="00081AD3">
          <w:rPr>
            <w:rFonts w:hint="eastAsia"/>
          </w:rPr>
          <w:delText>行业和</w:delText>
        </w:r>
        <w:r w:rsidDel="00081AD3">
          <w:rPr>
            <w:rFonts w:hint="eastAsia"/>
          </w:rPr>
          <w:delText>社会公众、企业用户、城市管理决策者提供各种业务应用的软件系统，包括智慧农场、智慧安防、智慧防灾、智慧交通、智慧医疗、智慧教育等系统</w:delText>
        </w:r>
        <w:r w:rsidR="00BF0156" w:rsidDel="00081AD3">
          <w:rPr>
            <w:rFonts w:hint="eastAsia"/>
          </w:rPr>
          <w:delText>，系统</w:delText>
        </w:r>
        <w:r w:rsidR="00AA1CED" w:rsidDel="00081AD3">
          <w:rPr>
            <w:rFonts w:hint="eastAsia"/>
          </w:rPr>
          <w:delText>的安全</w:delText>
        </w:r>
        <w:r w:rsidR="00BF0156" w:rsidDel="00081AD3">
          <w:rPr>
            <w:rFonts w:hint="eastAsia"/>
          </w:rPr>
          <w:delText>使用关系到社会</w:delText>
        </w:r>
        <w:r w:rsidR="00AA1CED" w:rsidDel="00081AD3">
          <w:rPr>
            <w:rFonts w:hint="eastAsia"/>
          </w:rPr>
          <w:delText>的</w:delText>
        </w:r>
        <w:r w:rsidR="00BF0156" w:rsidDel="00081AD3">
          <w:rPr>
            <w:rFonts w:hint="eastAsia"/>
          </w:rPr>
          <w:delText>正常运转。</w:delText>
        </w:r>
      </w:del>
    </w:p>
    <w:p w14:paraId="110EEB3D" w14:textId="77777777" w:rsidR="008730E6" w:rsidRDefault="008730E6" w:rsidP="002E3536">
      <w:pPr>
        <w:pStyle w:val="3"/>
      </w:pPr>
      <w:r w:rsidRPr="00BA4B8F">
        <w:rPr>
          <w:rFonts w:hint="eastAsia"/>
        </w:rPr>
        <w:tab/>
      </w:r>
      <w:bookmarkStart w:id="25" w:name="_Toc50015697"/>
      <w:r>
        <w:t>3</w:t>
      </w:r>
      <w:r w:rsidRPr="00BA4B8F">
        <w:rPr>
          <w:rFonts w:hint="eastAsia"/>
        </w:rPr>
        <w:t>.</w:t>
      </w:r>
      <w:r>
        <w:t>1.1</w:t>
      </w:r>
      <w:r w:rsidRPr="00BA4B8F">
        <w:t xml:space="preserve"> </w:t>
      </w:r>
      <w:r>
        <w:rPr>
          <w:rFonts w:hint="eastAsia"/>
        </w:rPr>
        <w:t>应用</w:t>
      </w:r>
      <w:proofErr w:type="gramStart"/>
      <w:r>
        <w:rPr>
          <w:rFonts w:hint="eastAsia"/>
        </w:rPr>
        <w:t>不</w:t>
      </w:r>
      <w:proofErr w:type="gramEnd"/>
      <w:r>
        <w:rPr>
          <w:rFonts w:hint="eastAsia"/>
        </w:rPr>
        <w:t>可用风险</w:t>
      </w:r>
      <w:bookmarkEnd w:id="25"/>
    </w:p>
    <w:p w14:paraId="2649DE95" w14:textId="77777777" w:rsidR="00B52E40" w:rsidRDefault="008730E6" w:rsidP="003828F2">
      <w:pPr>
        <w:widowControl/>
        <w:ind w:firstLine="420"/>
        <w:jc w:val="left"/>
      </w:pPr>
      <w:r>
        <w:rPr>
          <w:rFonts w:hint="eastAsia"/>
        </w:rPr>
        <w:t>智慧城市应用多，涉及到政务、医疗、交通、教育等多个方面，用户涉及到政府部门员工、企业以及个人。这些应用如果因为自身健壮性原因或外来攻击导致</w:t>
      </w:r>
      <w:proofErr w:type="gramStart"/>
      <w:r>
        <w:rPr>
          <w:rFonts w:hint="eastAsia"/>
        </w:rPr>
        <w:t>不</w:t>
      </w:r>
      <w:proofErr w:type="gramEnd"/>
      <w:r>
        <w:rPr>
          <w:rFonts w:hint="eastAsia"/>
        </w:rPr>
        <w:t>可用，将影响智慧城市正常运行，带来不良社会影响。</w:t>
      </w:r>
    </w:p>
    <w:p w14:paraId="3326C245" w14:textId="5733C16A" w:rsidR="003828F2" w:rsidRPr="00B52E40" w:rsidRDefault="003828F2" w:rsidP="00B52E40">
      <w:pPr>
        <w:widowControl/>
        <w:ind w:firstLine="420"/>
        <w:jc w:val="left"/>
        <w:rPr>
          <w:rFonts w:ascii="宋体" w:eastAsia="宋体" w:hAnsi="宋体" w:cs="宋体"/>
          <w:kern w:val="0"/>
          <w:sz w:val="24"/>
          <w:szCs w:val="24"/>
        </w:rPr>
      </w:pPr>
      <w:r>
        <w:t>疫情的爆发使得远程办公软件、远程会议等软件的使用量急剧增加。</w:t>
      </w:r>
      <w:r w:rsidRPr="00F84D85">
        <w:rPr>
          <w:rFonts w:ascii="等线" w:eastAsia="等线" w:hAnsi="等线" w:cs="宋体" w:hint="eastAsia"/>
          <w:color w:val="000000"/>
          <w:kern w:val="0"/>
          <w:szCs w:val="21"/>
        </w:rPr>
        <w:t>大量远程控制工具的使用和端口的开放加大了网络被攻击的安全风险。</w:t>
      </w:r>
      <w:ins w:id="26" w:author="李 子晔" w:date="2020-09-03T09:51:00Z">
        <w:r w:rsidR="00081AD3">
          <w:rPr>
            <w:rFonts w:ascii="等线" w:eastAsia="等线" w:hAnsi="等线" w:cs="宋体" w:hint="eastAsia"/>
            <w:color w:val="000000"/>
            <w:kern w:val="0"/>
            <w:szCs w:val="21"/>
          </w:rPr>
          <w:t>（改成应用</w:t>
        </w:r>
        <w:proofErr w:type="gramStart"/>
        <w:r w:rsidR="00081AD3">
          <w:rPr>
            <w:rFonts w:ascii="等线" w:eastAsia="等线" w:hAnsi="等线" w:cs="宋体" w:hint="eastAsia"/>
            <w:color w:val="000000"/>
            <w:kern w:val="0"/>
            <w:szCs w:val="21"/>
          </w:rPr>
          <w:t>不</w:t>
        </w:r>
        <w:proofErr w:type="gramEnd"/>
        <w:r w:rsidR="00081AD3">
          <w:rPr>
            <w:rFonts w:ascii="等线" w:eastAsia="等线" w:hAnsi="等线" w:cs="宋体" w:hint="eastAsia"/>
            <w:color w:val="000000"/>
            <w:kern w:val="0"/>
            <w:szCs w:val="21"/>
          </w:rPr>
          <w:t>可用的风险）</w:t>
        </w:r>
      </w:ins>
    </w:p>
    <w:p w14:paraId="6BC6CD4F" w14:textId="221A715B" w:rsidR="008730E6" w:rsidRDefault="008730E6" w:rsidP="002E3536">
      <w:pPr>
        <w:pStyle w:val="3"/>
      </w:pPr>
      <w:r w:rsidRPr="00BA4B8F">
        <w:rPr>
          <w:rFonts w:hint="eastAsia"/>
        </w:rPr>
        <w:tab/>
      </w:r>
      <w:bookmarkStart w:id="27" w:name="_Toc50015698"/>
      <w:r>
        <w:t>3</w:t>
      </w:r>
      <w:r w:rsidRPr="00BA4B8F">
        <w:rPr>
          <w:rFonts w:hint="eastAsia"/>
        </w:rPr>
        <w:t>.</w:t>
      </w:r>
      <w:r>
        <w:t>1.2</w:t>
      </w:r>
      <w:r w:rsidRPr="00BA4B8F">
        <w:t xml:space="preserve"> </w:t>
      </w:r>
      <w:del w:id="28" w:author="李 子晔" w:date="2020-09-03T09:52:00Z">
        <w:r w:rsidDel="00081AD3">
          <w:rPr>
            <w:rFonts w:hint="eastAsia"/>
          </w:rPr>
          <w:delText>隐私</w:delText>
        </w:r>
      </w:del>
      <w:ins w:id="29" w:author="李 子晔" w:date="2020-09-03T09:52:00Z">
        <w:r w:rsidR="00081AD3">
          <w:rPr>
            <w:rFonts w:hint="eastAsia"/>
          </w:rPr>
          <w:t>数据</w:t>
        </w:r>
      </w:ins>
      <w:r>
        <w:rPr>
          <w:rFonts w:hint="eastAsia"/>
        </w:rPr>
        <w:t>泄漏风险</w:t>
      </w:r>
      <w:bookmarkEnd w:id="27"/>
    </w:p>
    <w:p w14:paraId="7849DB2E" w14:textId="622AA3AB" w:rsidR="008730E6" w:rsidRPr="004343D1" w:rsidRDefault="008730E6" w:rsidP="00004312">
      <w:pPr>
        <w:ind w:firstLine="420"/>
      </w:pPr>
      <w:r>
        <w:rPr>
          <w:rFonts w:hint="eastAsia"/>
        </w:rPr>
        <w:t>应用层输入</w:t>
      </w:r>
      <w:r w:rsidR="00A630B8">
        <w:rPr>
          <w:rFonts w:hint="eastAsia"/>
        </w:rPr>
        <w:t>界面或</w:t>
      </w:r>
      <w:r w:rsidR="00A05B4A">
        <w:rPr>
          <w:rFonts w:hint="eastAsia"/>
        </w:rPr>
        <w:t>展示</w:t>
      </w:r>
      <w:r w:rsidR="00A630B8">
        <w:rPr>
          <w:rFonts w:hint="eastAsia"/>
        </w:rPr>
        <w:t>界面</w:t>
      </w:r>
      <w:r>
        <w:rPr>
          <w:rFonts w:hint="eastAsia"/>
        </w:rPr>
        <w:t>各种数据，并且会涉及到用户隐私，一旦数据泄露将造成恶劣的影响。黑客</w:t>
      </w:r>
      <w:del w:id="30" w:author="李 子晔" w:date="2020-09-03T09:54:00Z">
        <w:r w:rsidDel="00B3456E">
          <w:rPr>
            <w:rFonts w:hint="eastAsia"/>
          </w:rPr>
          <w:delText>获取数据的</w:delText>
        </w:r>
      </w:del>
      <w:ins w:id="31" w:author="李 子晔" w:date="2020-09-03T09:54:00Z">
        <w:r w:rsidR="00B3456E">
          <w:rPr>
            <w:rFonts w:hint="eastAsia"/>
          </w:rPr>
          <w:t>通过技术</w:t>
        </w:r>
      </w:ins>
      <w:r>
        <w:rPr>
          <w:rFonts w:hint="eastAsia"/>
        </w:rPr>
        <w:t>手段</w:t>
      </w:r>
      <w:del w:id="32" w:author="李 子晔" w:date="2020-09-03T09:54:00Z">
        <w:r w:rsidDel="00B3456E">
          <w:rPr>
            <w:rFonts w:hint="eastAsia"/>
          </w:rPr>
          <w:delText>主要通过数据</w:delText>
        </w:r>
        <w:r w:rsidRPr="00CE485D" w:rsidDel="00B3456E">
          <w:rPr>
            <w:rFonts w:hint="eastAsia"/>
            <w:color w:val="000000" w:themeColor="text1"/>
          </w:rPr>
          <w:delText>爬虫获取数据，</w:delText>
        </w:r>
        <w:r w:rsidRPr="00CE485D" w:rsidDel="00B3456E">
          <w:rPr>
            <w:color w:val="000000" w:themeColor="text1"/>
          </w:rPr>
          <w:delText>爬虫通过批量</w:delText>
        </w:r>
      </w:del>
      <w:proofErr w:type="gramStart"/>
      <w:ins w:id="33" w:author="李 子晔" w:date="2020-09-03T09:57:00Z">
        <w:r w:rsidR="006D7A6B">
          <w:rPr>
            <w:rFonts w:hint="eastAsia"/>
            <w:color w:val="000000" w:themeColor="text1"/>
          </w:rPr>
          <w:t>异常</w:t>
        </w:r>
      </w:ins>
      <w:r w:rsidRPr="00CE485D">
        <w:rPr>
          <w:color w:val="000000" w:themeColor="text1"/>
        </w:rPr>
        <w:t>访问</w:t>
      </w:r>
      <w:proofErr w:type="gramEnd"/>
      <w:del w:id="34" w:author="李 子晔" w:date="2020-09-03T09:55:00Z">
        <w:r w:rsidRPr="00CE485D" w:rsidDel="00EC1C7D">
          <w:rPr>
            <w:rFonts w:hint="eastAsia"/>
            <w:color w:val="000000" w:themeColor="text1"/>
          </w:rPr>
          <w:delText>企业</w:delText>
        </w:r>
      </w:del>
      <w:ins w:id="35" w:author="李 子晔" w:date="2020-09-03T09:55:00Z">
        <w:r w:rsidR="00EC1C7D">
          <w:rPr>
            <w:rFonts w:hint="eastAsia"/>
            <w:color w:val="000000" w:themeColor="text1"/>
          </w:rPr>
          <w:t>智慧城市</w:t>
        </w:r>
      </w:ins>
      <w:del w:id="36" w:author="李 子晔" w:date="2020-09-03T09:54:00Z">
        <w:r w:rsidRPr="00CE485D" w:rsidDel="00B3456E">
          <w:rPr>
            <w:color w:val="000000" w:themeColor="text1"/>
          </w:rPr>
          <w:delText>正常提供给客户的</w:delText>
        </w:r>
      </w:del>
      <w:r w:rsidRPr="00CE485D">
        <w:rPr>
          <w:color w:val="000000" w:themeColor="text1"/>
        </w:rPr>
        <w:t>功能页面或接口来获取数据</w:t>
      </w:r>
      <w:r w:rsidR="00CE485D" w:rsidRPr="00CE485D">
        <w:rPr>
          <w:rFonts w:hint="eastAsia"/>
          <w:color w:val="000000" w:themeColor="text1"/>
        </w:rPr>
        <w:t>，</w:t>
      </w:r>
      <w:del w:id="37" w:author="李 子晔" w:date="2020-09-03T09:54:00Z">
        <w:r w:rsidR="00CE485D" w:rsidRPr="00CE485D" w:rsidDel="00B3456E">
          <w:rPr>
            <w:rFonts w:hint="eastAsia"/>
            <w:color w:val="000000" w:themeColor="text1"/>
          </w:rPr>
          <w:delText>再分析</w:delText>
        </w:r>
        <w:r w:rsidRPr="00CE485D" w:rsidDel="00B3456E">
          <w:rPr>
            <w:color w:val="000000" w:themeColor="text1"/>
          </w:rPr>
          <w:delText>我们觉得没有风险的数据，</w:delText>
        </w:r>
      </w:del>
      <w:r w:rsidRPr="00CE485D">
        <w:rPr>
          <w:color w:val="000000" w:themeColor="text1"/>
        </w:rPr>
        <w:t>通过数据的关联与桥接，把</w:t>
      </w:r>
      <w:del w:id="38" w:author="李 子晔" w:date="2020-09-03T09:55:00Z">
        <w:r w:rsidRPr="00CE485D" w:rsidDel="00B3456E">
          <w:rPr>
            <w:color w:val="000000" w:themeColor="text1"/>
          </w:rPr>
          <w:delText>这些普通的</w:delText>
        </w:r>
      </w:del>
      <w:r w:rsidRPr="00CE485D">
        <w:rPr>
          <w:color w:val="000000" w:themeColor="text1"/>
        </w:rPr>
        <w:t>数据分析出具有</w:t>
      </w:r>
      <w:del w:id="39" w:author="李 子晔" w:date="2020-09-03T09:55:00Z">
        <w:r w:rsidRPr="00CE485D" w:rsidDel="00B3456E">
          <w:rPr>
            <w:rFonts w:hint="eastAsia"/>
            <w:color w:val="000000" w:themeColor="text1"/>
          </w:rPr>
          <w:delText>很</w:delText>
        </w:r>
      </w:del>
      <w:ins w:id="40" w:author="李 子晔" w:date="2020-09-03T09:55:00Z">
        <w:r w:rsidR="00B3456E">
          <w:rPr>
            <w:rFonts w:hint="eastAsia"/>
            <w:color w:val="000000" w:themeColor="text1"/>
          </w:rPr>
          <w:t>更</w:t>
        </w:r>
      </w:ins>
      <w:r w:rsidRPr="00CE485D">
        <w:rPr>
          <w:color w:val="000000" w:themeColor="text1"/>
        </w:rPr>
        <w:t>高风险敏感数据</w:t>
      </w:r>
      <w:r w:rsidRPr="00CA7E2A">
        <w:t>。</w:t>
      </w:r>
    </w:p>
    <w:p w14:paraId="40F0E0B8" w14:textId="713D7E3D" w:rsidR="008730E6" w:rsidRPr="0085581D" w:rsidRDefault="008730E6" w:rsidP="00CE485D">
      <w:pPr>
        <w:ind w:firstLine="420"/>
      </w:pPr>
      <w:r w:rsidRPr="00E54239">
        <w:t>即使只是供内部合法用户使用的业务应用，也</w:t>
      </w:r>
      <w:r w:rsidR="00CE485D">
        <w:rPr>
          <w:rFonts w:hint="eastAsia"/>
        </w:rPr>
        <w:t>存在着隐私泄露</w:t>
      </w:r>
      <w:r w:rsidRPr="00E54239">
        <w:t>的风险</w:t>
      </w:r>
      <w:r>
        <w:rPr>
          <w:rFonts w:hint="eastAsia"/>
        </w:rPr>
        <w:t>。例如内部员工作案：数据篡改、数据窃取、终端使用权不可控、研发人员植入应用层后门窃取数据、内部人员利用应用层中转窃取数据等。</w:t>
      </w:r>
    </w:p>
    <w:p w14:paraId="73E9DAB1" w14:textId="77777777" w:rsidR="008730E6" w:rsidRPr="00FF7615" w:rsidRDefault="008730E6" w:rsidP="008730E6">
      <w:pPr>
        <w:pStyle w:val="2"/>
      </w:pPr>
      <w:bookmarkStart w:id="41" w:name="_Toc50015699"/>
      <w:r w:rsidRPr="00FF7615">
        <w:t>3</w:t>
      </w:r>
      <w:r w:rsidRPr="00FF7615">
        <w:rPr>
          <w:rFonts w:hint="eastAsia"/>
        </w:rPr>
        <w:t>.2</w:t>
      </w:r>
      <w:r w:rsidRPr="00FF7615">
        <w:t xml:space="preserve"> </w:t>
      </w:r>
      <w:r w:rsidRPr="00FF7615">
        <w:rPr>
          <w:rFonts w:hint="eastAsia"/>
        </w:rPr>
        <w:t>数据平台</w:t>
      </w:r>
      <w:proofErr w:type="gramStart"/>
      <w:r w:rsidRPr="00FF7615">
        <w:rPr>
          <w:rFonts w:hint="eastAsia"/>
        </w:rPr>
        <w:t>层安全</w:t>
      </w:r>
      <w:proofErr w:type="gramEnd"/>
      <w:r w:rsidRPr="00FF7615">
        <w:rPr>
          <w:rFonts w:hint="eastAsia"/>
        </w:rPr>
        <w:t>风险</w:t>
      </w:r>
      <w:bookmarkEnd w:id="41"/>
    </w:p>
    <w:p w14:paraId="2383CEE8" w14:textId="4AEABBAF" w:rsidR="008730E6" w:rsidDel="0082103E" w:rsidRDefault="008730E6" w:rsidP="008730E6">
      <w:pPr>
        <w:rPr>
          <w:del w:id="42" w:author="李 子晔" w:date="2020-09-03T09:52:00Z"/>
        </w:rPr>
      </w:pPr>
      <w:del w:id="43" w:author="李 子晔" w:date="2020-09-03T09:52:00Z">
        <w:r w:rsidDel="0082103E">
          <w:tab/>
        </w:r>
        <w:r w:rsidR="00F617F9" w:rsidDel="0082103E">
          <w:rPr>
            <w:rFonts w:hint="eastAsia"/>
          </w:rPr>
          <w:delText>数据平台层多用于部署各垂直行业的应用平台</w:delText>
        </w:r>
        <w:r w:rsidR="00523388" w:rsidDel="0082103E">
          <w:rPr>
            <w:rFonts w:hint="eastAsia"/>
          </w:rPr>
          <w:delText>以及技术中台</w:delText>
        </w:r>
        <w:r w:rsidR="00F617F9" w:rsidDel="0082103E">
          <w:rPr>
            <w:rFonts w:hint="eastAsia"/>
          </w:rPr>
          <w:delText>，便于为智慧城市提供</w:delText>
        </w:r>
        <w:r w:rsidR="00523388" w:rsidDel="0082103E">
          <w:rPr>
            <w:rFonts w:hint="eastAsia"/>
          </w:rPr>
          <w:delText>资源与技术。例如</w:delText>
        </w:r>
        <w:r w:rsidR="00523388" w:rsidRPr="00BC6534" w:rsidDel="0082103E">
          <w:rPr>
            <w:rFonts w:asciiTheme="minorEastAsia" w:hAnsiTheme="minorEastAsia" w:hint="eastAsia"/>
          </w:rPr>
          <w:delText>政务云平台，工业互联网平台</w:delText>
        </w:r>
        <w:r w:rsidR="00523388" w:rsidDel="0082103E">
          <w:rPr>
            <w:rFonts w:asciiTheme="minorEastAsia" w:hAnsiTheme="minorEastAsia" w:hint="eastAsia"/>
          </w:rPr>
          <w:delText>，政务云平台，智慧交通平台，AI中台，数据中台以及安全中台等。</w:delText>
        </w:r>
      </w:del>
    </w:p>
    <w:p w14:paraId="12A568E2" w14:textId="77777777" w:rsidR="008730E6" w:rsidRDefault="008730E6" w:rsidP="002E3536">
      <w:pPr>
        <w:pStyle w:val="3"/>
      </w:pPr>
      <w:r w:rsidRPr="00BA4B8F">
        <w:rPr>
          <w:rFonts w:hint="eastAsia"/>
        </w:rPr>
        <w:lastRenderedPageBreak/>
        <w:tab/>
      </w:r>
      <w:bookmarkStart w:id="44" w:name="_Toc50015700"/>
      <w:r>
        <w:t>3</w:t>
      </w:r>
      <w:r w:rsidRPr="00BA4B8F">
        <w:rPr>
          <w:rFonts w:hint="eastAsia"/>
        </w:rPr>
        <w:t>.</w:t>
      </w:r>
      <w:r>
        <w:t>2.1</w:t>
      </w:r>
      <w:r w:rsidRPr="00BA4B8F">
        <w:t xml:space="preserve"> </w:t>
      </w:r>
      <w:r>
        <w:rPr>
          <w:rFonts w:hint="eastAsia"/>
        </w:rPr>
        <w:t>数据泄露风险</w:t>
      </w:r>
      <w:bookmarkEnd w:id="44"/>
    </w:p>
    <w:p w14:paraId="6EB56E54" w14:textId="23A8E684" w:rsidR="008730E6" w:rsidRPr="00B72D49" w:rsidRDefault="008730E6" w:rsidP="00BF33AA">
      <w:pPr>
        <w:ind w:firstLine="420"/>
        <w:rPr>
          <w:color w:val="000000" w:themeColor="text1"/>
        </w:rPr>
      </w:pPr>
      <w:r>
        <w:rPr>
          <w:rFonts w:hint="eastAsia"/>
        </w:rPr>
        <w:t>数据平台层存储城市的各类数据，如城市运行信息、企业居民信息，以及大数据分析和人工智能运算的结果，数据机密性高。</w:t>
      </w:r>
      <w:r w:rsidRPr="00DA0D54">
        <w:t>所以在安全方面首先要关注数据的安全，确保数据不</w:t>
      </w:r>
      <w:r w:rsidRPr="00B72D49">
        <w:rPr>
          <w:color w:val="000000" w:themeColor="text1"/>
        </w:rPr>
        <w:t>被泄露篡改，保障数据的机密性、完整性和可用性</w:t>
      </w:r>
      <w:r w:rsidRPr="00B72D49">
        <w:rPr>
          <w:rFonts w:hint="eastAsia"/>
          <w:color w:val="000000" w:themeColor="text1"/>
        </w:rPr>
        <w:t>。数据泄露风险主要有以下几方面：</w:t>
      </w:r>
    </w:p>
    <w:p w14:paraId="30F6B9DE" w14:textId="57D28B30" w:rsidR="008730E6" w:rsidRPr="00B72D49" w:rsidRDefault="008730E6" w:rsidP="008730E6">
      <w:pPr>
        <w:rPr>
          <w:color w:val="000000" w:themeColor="text1"/>
        </w:rPr>
      </w:pPr>
      <w:r w:rsidRPr="00B72D49">
        <w:rPr>
          <w:rFonts w:hint="eastAsia"/>
          <w:color w:val="000000" w:themeColor="text1"/>
        </w:rPr>
        <w:t>（</w:t>
      </w:r>
      <w:r w:rsidRPr="00B72D49">
        <w:rPr>
          <w:color w:val="000000" w:themeColor="text1"/>
        </w:rPr>
        <w:t>1）安全机制缺陷：Hadoop生态架构在设计初期对用户身份鉴别、访问控制、密钥管理、安全审计等方面考虑较少，并且大数据应用中多采用第三方开源组件，对这些组件缺乏严格的测试管理和安全认证。</w:t>
      </w:r>
      <w:ins w:id="45" w:author="李 子晔" w:date="2020-09-03T10:00:00Z">
        <w:r w:rsidR="00C8502D">
          <w:rPr>
            <w:rFonts w:hint="eastAsia"/>
            <w:color w:val="000000" w:themeColor="text1"/>
          </w:rPr>
          <w:t>（改）</w:t>
        </w:r>
      </w:ins>
      <w:ins w:id="46" w:author="李 子晔" w:date="2020-09-03T10:03:00Z">
        <w:r w:rsidR="00C8502D">
          <w:rPr>
            <w:rFonts w:hint="eastAsia"/>
            <w:color w:val="000000" w:themeColor="text1"/>
          </w:rPr>
          <w:t>1、安全技术。2、</w:t>
        </w:r>
      </w:ins>
      <w:ins w:id="47" w:author="李 子晔" w:date="2020-09-03T10:05:00Z">
        <w:r w:rsidR="001B1071">
          <w:rPr>
            <w:rFonts w:hint="eastAsia"/>
            <w:color w:val="000000" w:themeColor="text1"/>
          </w:rPr>
          <w:t>权限管理。3、</w:t>
        </w:r>
      </w:ins>
      <w:ins w:id="48" w:author="李 子晔" w:date="2020-09-03T10:03:00Z">
        <w:r w:rsidR="00C8502D">
          <w:rPr>
            <w:rFonts w:hint="eastAsia"/>
            <w:color w:val="000000" w:themeColor="text1"/>
          </w:rPr>
          <w:t>数据管理</w:t>
        </w:r>
      </w:ins>
    </w:p>
    <w:p w14:paraId="5993484E" w14:textId="21A02BC0" w:rsidR="008730E6" w:rsidRPr="00B72D49" w:rsidRDefault="008730E6" w:rsidP="008730E6">
      <w:pPr>
        <w:rPr>
          <w:color w:val="000000" w:themeColor="text1"/>
        </w:rPr>
      </w:pPr>
      <w:r w:rsidRPr="00B72D49">
        <w:rPr>
          <w:color w:val="000000" w:themeColor="text1"/>
        </w:rPr>
        <w:t>（2）数据应用访问控制难度大：数据应用有报表类、运营类、取数类等等，各类数据应用通常要为不同身份和目的的用户提供服务，在身份鉴别、访问控制、审计溯源上都带来了巨大的挑战。</w:t>
      </w:r>
    </w:p>
    <w:p w14:paraId="63D19127" w14:textId="18BB1767" w:rsidR="008730E6" w:rsidRPr="00B72D49" w:rsidRDefault="008730E6" w:rsidP="008730E6">
      <w:pPr>
        <w:rPr>
          <w:color w:val="000000" w:themeColor="text1"/>
        </w:rPr>
      </w:pPr>
      <w:r w:rsidRPr="00B72D49">
        <w:rPr>
          <w:color w:val="000000" w:themeColor="text1"/>
        </w:rPr>
        <w:t>（3）数据量大、潜在价值高，极易成为攻击目标：大数据平台处理环节多，需要针对数据采集、传输、存储、处理、交换和销毁等生命周期各阶段进行安全防护，在不同阶段采取适合的安全技术保护机制。</w:t>
      </w:r>
    </w:p>
    <w:p w14:paraId="7E1AF58E" w14:textId="7B241883" w:rsidR="008730E6" w:rsidRPr="00F77238" w:rsidRDefault="008730E6" w:rsidP="008730E6">
      <w:pPr>
        <w:rPr>
          <w:color w:val="000000" w:themeColor="text1"/>
        </w:rPr>
      </w:pPr>
      <w:r w:rsidRPr="00B72D49">
        <w:rPr>
          <w:color w:val="000000" w:themeColor="text1"/>
        </w:rPr>
        <w:t>（4）数据滥用或伪脱敏风险增长：随着数据挖掘、机器学习、人工智能等学科领域技术研究的深入，数据滥用情况加剧。并且很多脱敏或者</w:t>
      </w:r>
      <w:r w:rsidR="00983D81">
        <w:rPr>
          <w:rFonts w:hint="eastAsia"/>
          <w:color w:val="000000" w:themeColor="text1"/>
        </w:rPr>
        <w:t>加密</w:t>
      </w:r>
      <w:r w:rsidRPr="00B72D49">
        <w:rPr>
          <w:color w:val="000000" w:themeColor="text1"/>
        </w:rPr>
        <w:t>处理的数据，</w:t>
      </w:r>
      <w:r w:rsidR="00983D81">
        <w:rPr>
          <w:rFonts w:hint="eastAsia"/>
          <w:color w:val="000000" w:themeColor="text1"/>
        </w:rPr>
        <w:t>仍</w:t>
      </w:r>
      <w:r w:rsidRPr="00B72D49">
        <w:rPr>
          <w:color w:val="000000" w:themeColor="text1"/>
        </w:rPr>
        <w:t>有可能分析出对应的真实</w:t>
      </w:r>
      <w:r w:rsidR="00983D81">
        <w:rPr>
          <w:rFonts w:hint="eastAsia"/>
          <w:color w:val="000000" w:themeColor="text1"/>
        </w:rPr>
        <w:t>明文</w:t>
      </w:r>
      <w:r w:rsidRPr="00B72D49">
        <w:rPr>
          <w:color w:val="000000" w:themeColor="text1"/>
        </w:rPr>
        <w:t>信息。</w:t>
      </w:r>
    </w:p>
    <w:p w14:paraId="3EB3677B" w14:textId="1FB13487" w:rsidR="008730E6" w:rsidRPr="00C004A7" w:rsidRDefault="008730E6" w:rsidP="008730E6">
      <w:pPr>
        <w:rPr>
          <w:color w:val="000000" w:themeColor="text1"/>
        </w:rPr>
      </w:pPr>
      <w:r w:rsidRPr="00F77238">
        <w:rPr>
          <w:color w:val="000000" w:themeColor="text1"/>
        </w:rPr>
        <w:t>（5）数据所有者权限问题突显：数据共享和流通是大数据发展的关键，但是在很多大数据应用场景中，存在数据所有权不清晰的情况，例如：数据挖掘分析人员会对原始数据进行处理，分析出新的数据，这些数据的所有权到底属于原始数据所有方还是数据挖掘方，这个问题还很多场景下还没有定论。</w:t>
      </w:r>
    </w:p>
    <w:p w14:paraId="0395A78A" w14:textId="77777777" w:rsidR="008730E6" w:rsidRDefault="008730E6" w:rsidP="001428B3">
      <w:pPr>
        <w:pStyle w:val="3"/>
      </w:pPr>
      <w:r w:rsidRPr="00BA4B8F">
        <w:rPr>
          <w:rFonts w:hint="eastAsia"/>
        </w:rPr>
        <w:tab/>
      </w:r>
      <w:bookmarkStart w:id="49" w:name="_Toc50015701"/>
      <w:r>
        <w:t>3</w:t>
      </w:r>
      <w:r w:rsidRPr="00BA4B8F">
        <w:rPr>
          <w:rFonts w:hint="eastAsia"/>
        </w:rPr>
        <w:t>.</w:t>
      </w:r>
      <w:r>
        <w:t>2.2</w:t>
      </w:r>
      <w:r w:rsidRPr="00BA4B8F">
        <w:t xml:space="preserve"> </w:t>
      </w:r>
      <w:r>
        <w:rPr>
          <w:rFonts w:hint="eastAsia"/>
        </w:rPr>
        <w:t>平台被入侵风险</w:t>
      </w:r>
      <w:bookmarkEnd w:id="49"/>
    </w:p>
    <w:p w14:paraId="1F49020C" w14:textId="26A1F005" w:rsidR="008730E6" w:rsidRPr="00BA4B8F" w:rsidRDefault="008730E6" w:rsidP="008730E6">
      <w:pPr>
        <w:ind w:firstLine="420"/>
      </w:pPr>
      <w:r>
        <w:rPr>
          <w:rFonts w:hint="eastAsia"/>
        </w:rPr>
        <w:t>平台涉及网络设备、计算设备、存储设备、以及各种对外接口容易被黑客入侵，因此要</w:t>
      </w:r>
      <w:r>
        <w:t>防止通过网络或者 API 接口调用等渠道入侵应用平台和技术中台系统</w:t>
      </w:r>
      <w:r>
        <w:rPr>
          <w:rFonts w:hint="eastAsia"/>
        </w:rPr>
        <w:t>，造成设备无法正常工作</w:t>
      </w:r>
      <w:r w:rsidR="00A05B4A">
        <w:rPr>
          <w:rFonts w:hint="eastAsia"/>
        </w:rPr>
        <w:t>或数据丢失</w:t>
      </w:r>
      <w:r>
        <w:rPr>
          <w:rFonts w:hint="eastAsia"/>
        </w:rPr>
        <w:t>。</w:t>
      </w:r>
    </w:p>
    <w:p w14:paraId="4EE04094" w14:textId="77777777" w:rsidR="008730E6" w:rsidRPr="00FF7615" w:rsidRDefault="008730E6" w:rsidP="008730E6">
      <w:pPr>
        <w:pStyle w:val="2"/>
      </w:pPr>
      <w:bookmarkStart w:id="50" w:name="_Toc50015702"/>
      <w:r w:rsidRPr="00FF7615">
        <w:t>3</w:t>
      </w:r>
      <w:r w:rsidRPr="00FF7615">
        <w:rPr>
          <w:rFonts w:hint="eastAsia"/>
        </w:rPr>
        <w:t>.3</w:t>
      </w:r>
      <w:r w:rsidRPr="00FF7615">
        <w:t xml:space="preserve"> </w:t>
      </w:r>
      <w:r w:rsidRPr="00FF7615">
        <w:rPr>
          <w:rFonts w:hint="eastAsia"/>
        </w:rPr>
        <w:t>网络连接</w:t>
      </w:r>
      <w:proofErr w:type="gramStart"/>
      <w:r w:rsidRPr="00FF7615">
        <w:rPr>
          <w:rFonts w:hint="eastAsia"/>
        </w:rPr>
        <w:t>层安全</w:t>
      </w:r>
      <w:proofErr w:type="gramEnd"/>
      <w:r w:rsidRPr="00FF7615">
        <w:rPr>
          <w:rFonts w:hint="eastAsia"/>
        </w:rPr>
        <w:t>风险</w:t>
      </w:r>
      <w:bookmarkEnd w:id="50"/>
    </w:p>
    <w:p w14:paraId="0C1A4CC7" w14:textId="2FC6D0C9" w:rsidR="008730E6" w:rsidDel="00DB3E38" w:rsidRDefault="008730E6" w:rsidP="008730E6">
      <w:pPr>
        <w:rPr>
          <w:del w:id="51" w:author="李 子晔" w:date="2020-09-03T10:07:00Z"/>
        </w:rPr>
      </w:pPr>
      <w:del w:id="52" w:author="李 子晔" w:date="2020-09-03T10:07:00Z">
        <w:r w:rsidDel="00DB3E38">
          <w:tab/>
        </w:r>
        <w:r w:rsidRPr="00AE4C5D" w:rsidDel="00DB3E38">
          <w:delText>5G 网络本身的安全，是智慧城市安全的重要前提和保障。</w:delText>
        </w:r>
        <w:r w:rsidDel="00DB3E38">
          <w:rPr>
            <w:rFonts w:hint="eastAsia"/>
          </w:rPr>
          <w:delText>网络连接层包括互联网、5</w:delText>
        </w:r>
        <w:r w:rsidDel="00DB3E38">
          <w:delText>G</w:delText>
        </w:r>
        <w:r w:rsidDel="00DB3E38">
          <w:rPr>
            <w:rFonts w:hint="eastAsia"/>
          </w:rPr>
          <w:delText>无线通信网络、V</w:delText>
        </w:r>
        <w:r w:rsidDel="00DB3E38">
          <w:delText>PN</w:delText>
        </w:r>
        <w:r w:rsidDel="00DB3E38">
          <w:rPr>
            <w:rFonts w:hint="eastAsia"/>
          </w:rPr>
          <w:delText>等网络，为智慧城市提供大容量、高带宽、高可用的网络通信基础设施。</w:delText>
        </w:r>
        <w:r w:rsidR="003B5540" w:rsidDel="00DB3E38">
          <w:rPr>
            <w:rFonts w:hint="eastAsia"/>
          </w:rPr>
          <w:delText xml:space="preserve"> </w:delText>
        </w:r>
      </w:del>
    </w:p>
    <w:p w14:paraId="6D1685BE" w14:textId="26E12262" w:rsidR="008730E6" w:rsidRDefault="008730E6" w:rsidP="00ED2F1E">
      <w:pPr>
        <w:pStyle w:val="3"/>
      </w:pPr>
      <w:r w:rsidRPr="00BA4B8F">
        <w:rPr>
          <w:rFonts w:hint="eastAsia"/>
        </w:rPr>
        <w:tab/>
      </w:r>
      <w:bookmarkStart w:id="53" w:name="_Toc50015703"/>
      <w:r>
        <w:t>3</w:t>
      </w:r>
      <w:r w:rsidRPr="00BA4B8F">
        <w:rPr>
          <w:rFonts w:hint="eastAsia"/>
        </w:rPr>
        <w:t>.</w:t>
      </w:r>
      <w:r>
        <w:t>3.1</w:t>
      </w:r>
      <w:r w:rsidRPr="00BA4B8F">
        <w:t xml:space="preserve"> </w:t>
      </w:r>
      <w:r>
        <w:rPr>
          <w:rFonts w:hint="eastAsia"/>
        </w:rPr>
        <w:t>网络</w:t>
      </w:r>
      <w:del w:id="54" w:author="李 子晔" w:date="2020-09-03T10:09:00Z">
        <w:r w:rsidDel="00DB3E38">
          <w:rPr>
            <w:rFonts w:hint="eastAsia"/>
          </w:rPr>
          <w:delText>被攻击风险</w:delText>
        </w:r>
      </w:del>
      <w:bookmarkEnd w:id="53"/>
      <w:proofErr w:type="gramStart"/>
      <w:ins w:id="55" w:author="李 子晔" w:date="2020-09-03T10:09:00Z">
        <w:r w:rsidR="00DB3E38">
          <w:rPr>
            <w:rFonts w:hint="eastAsia"/>
          </w:rPr>
          <w:t>不</w:t>
        </w:r>
        <w:proofErr w:type="gramEnd"/>
        <w:r w:rsidR="00DB3E38">
          <w:rPr>
            <w:rFonts w:hint="eastAsia"/>
          </w:rPr>
          <w:t>可用</w:t>
        </w:r>
      </w:ins>
    </w:p>
    <w:p w14:paraId="021E0C82" w14:textId="11EC1B36" w:rsidR="008730E6" w:rsidRDefault="008730E6" w:rsidP="000F1E14">
      <w:pPr>
        <w:ind w:firstLine="420"/>
      </w:pPr>
      <w:r>
        <w:rPr>
          <w:rFonts w:hint="eastAsia"/>
        </w:rPr>
        <w:t>网络设备因存在漏洞、弱密码等问题被攻击</w:t>
      </w:r>
      <w:r w:rsidR="006B2D8E">
        <w:rPr>
          <w:rFonts w:hint="eastAsia"/>
        </w:rPr>
        <w:t>、</w:t>
      </w:r>
      <w:r>
        <w:rPr>
          <w:rFonts w:hint="eastAsia"/>
        </w:rPr>
        <w:t>被控制或被DDoS攻击，造成网络无法正常工作。当网络设备自身可靠性不足，或者物理破坏也会导致网络</w:t>
      </w:r>
      <w:proofErr w:type="gramStart"/>
      <w:r>
        <w:rPr>
          <w:rFonts w:hint="eastAsia"/>
        </w:rPr>
        <w:t>不</w:t>
      </w:r>
      <w:proofErr w:type="gramEnd"/>
      <w:r>
        <w:rPr>
          <w:rFonts w:hint="eastAsia"/>
        </w:rPr>
        <w:t>可用。</w:t>
      </w:r>
    </w:p>
    <w:p w14:paraId="55D27D10" w14:textId="48FB9843" w:rsidR="008730E6" w:rsidRDefault="008730E6" w:rsidP="00ED2F1E">
      <w:pPr>
        <w:pStyle w:val="3"/>
      </w:pPr>
      <w:r w:rsidRPr="00BA4B8F">
        <w:rPr>
          <w:rFonts w:hint="eastAsia"/>
        </w:rPr>
        <w:lastRenderedPageBreak/>
        <w:tab/>
      </w:r>
      <w:bookmarkStart w:id="56" w:name="_Toc50015704"/>
      <w:r>
        <w:t>3</w:t>
      </w:r>
      <w:r w:rsidRPr="00BA4B8F">
        <w:rPr>
          <w:rFonts w:hint="eastAsia"/>
        </w:rPr>
        <w:t>.</w:t>
      </w:r>
      <w:r>
        <w:t>3.</w:t>
      </w:r>
      <w:r w:rsidR="00A85280">
        <w:t>2</w:t>
      </w:r>
      <w:r w:rsidRPr="00BA4B8F">
        <w:t xml:space="preserve"> </w:t>
      </w:r>
      <w:r>
        <w:rPr>
          <w:rFonts w:hint="eastAsia"/>
        </w:rPr>
        <w:t>无线网络被侵入风险</w:t>
      </w:r>
      <w:bookmarkEnd w:id="56"/>
    </w:p>
    <w:p w14:paraId="0714C49B" w14:textId="70827FB4" w:rsidR="008730E6" w:rsidRPr="00BA4B8F" w:rsidRDefault="008730E6" w:rsidP="000F1E14">
      <w:pPr>
        <w:ind w:firstLine="420"/>
      </w:pPr>
      <w:r>
        <w:rPr>
          <w:rFonts w:hint="eastAsia"/>
        </w:rPr>
        <w:t>网络连接通常采用无线连接的方式，例如物联网数据回传、Wi-Fi网络覆盖等。由于无线网络的开放性，容易被非法入侵获取用户信息。</w:t>
      </w:r>
      <w:r w:rsidR="000F45B6">
        <w:rPr>
          <w:rFonts w:hint="eastAsia"/>
        </w:rPr>
        <w:t>5G</w:t>
      </w:r>
      <w:proofErr w:type="gramStart"/>
      <w:r w:rsidR="000F45B6">
        <w:rPr>
          <w:rFonts w:hint="eastAsia"/>
        </w:rPr>
        <w:t>核心网</w:t>
      </w:r>
      <w:proofErr w:type="gramEnd"/>
      <w:r w:rsidR="000F45B6">
        <w:rPr>
          <w:rFonts w:hint="eastAsia"/>
        </w:rPr>
        <w:t>作为智慧城市5G网络的神经中枢，它的安全是整个网络安全的重中之重。</w:t>
      </w:r>
    </w:p>
    <w:p w14:paraId="42C7271B" w14:textId="77777777" w:rsidR="008730E6" w:rsidRPr="00FF7615" w:rsidRDefault="008730E6" w:rsidP="008730E6">
      <w:pPr>
        <w:pStyle w:val="2"/>
      </w:pPr>
      <w:bookmarkStart w:id="57" w:name="_Toc50015705"/>
      <w:r>
        <w:t>3</w:t>
      </w:r>
      <w:r w:rsidRPr="00FF7615">
        <w:rPr>
          <w:rFonts w:hint="eastAsia"/>
        </w:rPr>
        <w:t>.4</w:t>
      </w:r>
      <w:r w:rsidRPr="00FF7615">
        <w:t xml:space="preserve"> </w:t>
      </w:r>
      <w:r w:rsidRPr="00FF7615">
        <w:rPr>
          <w:rFonts w:hint="eastAsia"/>
        </w:rPr>
        <w:t>边缘计算</w:t>
      </w:r>
      <w:proofErr w:type="gramStart"/>
      <w:r w:rsidRPr="00FF7615">
        <w:rPr>
          <w:rFonts w:hint="eastAsia"/>
        </w:rPr>
        <w:t>层安全</w:t>
      </w:r>
      <w:proofErr w:type="gramEnd"/>
      <w:r w:rsidRPr="00FF7615">
        <w:rPr>
          <w:rFonts w:hint="eastAsia"/>
        </w:rPr>
        <w:t>风险</w:t>
      </w:r>
      <w:bookmarkEnd w:id="57"/>
    </w:p>
    <w:p w14:paraId="7F9DD6EC" w14:textId="18022761" w:rsidR="008730E6" w:rsidDel="000F236A" w:rsidRDefault="008730E6" w:rsidP="008730E6">
      <w:pPr>
        <w:rPr>
          <w:del w:id="58" w:author="李 子晔" w:date="2020-09-03T10:13:00Z"/>
        </w:rPr>
      </w:pPr>
      <w:del w:id="59" w:author="李 子晔" w:date="2020-09-03T10:13:00Z">
        <w:r w:rsidDel="000F236A">
          <w:tab/>
        </w:r>
        <w:r w:rsidRPr="004B657B" w:rsidDel="000F236A">
          <w:delText>边缘计算层也称雾计算层，在这一层中启动基本的数据处理，包括数据元分析、数据过滤、数据清洗、数据集成和事件生成等，对于在更高层级上减少计算负载以及提供快速响应而言非常重要，因为大多数实时应用程序需要在尽可能靠近网络边缘的地方执行计算。该层通常使用简单的信号处理和学习算法，处理量取决于服务提供者、服务器和计算边缘设备的计算能力</w:delText>
        </w:r>
        <w:r w:rsidR="00FC676C" w:rsidDel="000F236A">
          <w:rPr>
            <w:rFonts w:hint="eastAsia"/>
          </w:rPr>
          <w:delText>。</w:delText>
        </w:r>
      </w:del>
    </w:p>
    <w:p w14:paraId="6B804E9B" w14:textId="0BF43165" w:rsidR="008730E6" w:rsidRDefault="008730E6" w:rsidP="00ED2F1E">
      <w:pPr>
        <w:pStyle w:val="3"/>
      </w:pPr>
      <w:r w:rsidRPr="00BA4B8F">
        <w:rPr>
          <w:rFonts w:hint="eastAsia"/>
        </w:rPr>
        <w:tab/>
      </w:r>
      <w:bookmarkStart w:id="60" w:name="_Toc50015706"/>
      <w:r>
        <w:t>3</w:t>
      </w:r>
      <w:r w:rsidRPr="00BA4B8F">
        <w:rPr>
          <w:rFonts w:hint="eastAsia"/>
        </w:rPr>
        <w:t>.</w:t>
      </w:r>
      <w:r>
        <w:t>4.</w:t>
      </w:r>
      <w:r w:rsidR="003377C3">
        <w:t>1</w:t>
      </w:r>
      <w:r w:rsidRPr="00BA4B8F">
        <w:t xml:space="preserve"> </w:t>
      </w:r>
      <w:r>
        <w:rPr>
          <w:rFonts w:hint="eastAsia"/>
        </w:rPr>
        <w:t>设备被入侵风险</w:t>
      </w:r>
      <w:bookmarkEnd w:id="60"/>
    </w:p>
    <w:p w14:paraId="345479A9" w14:textId="77777777" w:rsidR="008730E6" w:rsidRDefault="008730E6" w:rsidP="003377C3">
      <w:pPr>
        <w:ind w:firstLine="420"/>
      </w:pPr>
      <w:r>
        <w:rPr>
          <w:rFonts w:hint="eastAsia"/>
        </w:rPr>
        <w:t>边缘计算层收集来自物联网设备的数据，并进行处理。可能存在密码管理不当而造成的入侵，也可能存在边缘计算层设备被攻击的风险，导致底层收集的数据无法上传和处理。</w:t>
      </w:r>
    </w:p>
    <w:p w14:paraId="48B1E056" w14:textId="428E6915" w:rsidR="003377C3" w:rsidRPr="003377C3" w:rsidRDefault="003377C3" w:rsidP="00ED2F1E">
      <w:pPr>
        <w:pStyle w:val="3"/>
      </w:pPr>
      <w:r w:rsidRPr="00BA4B8F">
        <w:rPr>
          <w:rFonts w:hint="eastAsia"/>
        </w:rPr>
        <w:tab/>
      </w:r>
      <w:bookmarkStart w:id="61" w:name="_Toc50015707"/>
      <w:r>
        <w:t>3</w:t>
      </w:r>
      <w:r w:rsidRPr="00BA4B8F">
        <w:rPr>
          <w:rFonts w:hint="eastAsia"/>
        </w:rPr>
        <w:t>.</w:t>
      </w:r>
      <w:r>
        <w:t>4.</w:t>
      </w:r>
      <w:r w:rsidR="00625A60">
        <w:t>2</w:t>
      </w:r>
      <w:r w:rsidRPr="00BA4B8F">
        <w:t xml:space="preserve"> </w:t>
      </w:r>
      <w:r w:rsidR="00E46B64">
        <w:rPr>
          <w:rFonts w:hint="eastAsia"/>
        </w:rPr>
        <w:t>数据泄漏</w:t>
      </w:r>
      <w:r>
        <w:rPr>
          <w:rFonts w:hint="eastAsia"/>
        </w:rPr>
        <w:t>风险</w:t>
      </w:r>
      <w:bookmarkEnd w:id="61"/>
    </w:p>
    <w:p w14:paraId="27CC0ADC" w14:textId="4ED9A3A0" w:rsidR="008730E6" w:rsidRPr="003377C3" w:rsidRDefault="003377C3" w:rsidP="00DF0A57">
      <w:pPr>
        <w:ind w:firstLine="420"/>
      </w:pPr>
      <w:r w:rsidRPr="00F41247">
        <w:t>边缘计算的数据处理实时性、数据多源异构性、终端资源受限性和接入设备复杂性，使得传统</w:t>
      </w:r>
      <w:proofErr w:type="gramStart"/>
      <w:r w:rsidRPr="00F41247">
        <w:t>云计算</w:t>
      </w:r>
      <w:proofErr w:type="gramEnd"/>
      <w:r w:rsidRPr="00F41247">
        <w:t>环境的安全机制不再适用于边缘设备产生的海量数据的安全防护，边缘计算的数据存储安全、共享安全、计算安全、传输和隐私保护等问题成为边缘计算模型必须面对的挑战性问题。</w:t>
      </w:r>
    </w:p>
    <w:p w14:paraId="59C951D1" w14:textId="77777777" w:rsidR="008730E6" w:rsidRPr="00FF7615" w:rsidRDefault="008730E6" w:rsidP="008730E6">
      <w:pPr>
        <w:pStyle w:val="2"/>
      </w:pPr>
      <w:bookmarkStart w:id="62" w:name="_Toc50015708"/>
      <w:r>
        <w:t>3</w:t>
      </w:r>
      <w:r w:rsidRPr="00FF7615">
        <w:rPr>
          <w:rFonts w:hint="eastAsia"/>
        </w:rPr>
        <w:t>.5</w:t>
      </w:r>
      <w:r w:rsidRPr="00FF7615">
        <w:t xml:space="preserve"> </w:t>
      </w:r>
      <w:r w:rsidRPr="00FF7615">
        <w:rPr>
          <w:rFonts w:hint="eastAsia"/>
        </w:rPr>
        <w:t>终端感知</w:t>
      </w:r>
      <w:proofErr w:type="gramStart"/>
      <w:r w:rsidRPr="00FF7615">
        <w:rPr>
          <w:rFonts w:hint="eastAsia"/>
        </w:rPr>
        <w:t>层安全</w:t>
      </w:r>
      <w:proofErr w:type="gramEnd"/>
      <w:r w:rsidRPr="00FF7615">
        <w:rPr>
          <w:rFonts w:hint="eastAsia"/>
        </w:rPr>
        <w:t>风险</w:t>
      </w:r>
      <w:bookmarkEnd w:id="62"/>
    </w:p>
    <w:p w14:paraId="7235919D" w14:textId="77777777" w:rsidR="00110136" w:rsidRDefault="00110136" w:rsidP="00110136">
      <w:r>
        <w:tab/>
      </w:r>
      <w:r>
        <w:rPr>
          <w:rFonts w:hint="eastAsia"/>
        </w:rPr>
        <w:t>终端感知层包括面向消费者和面向企业，包括普通消费者的智能终端，面向智慧城市的感知终端。</w:t>
      </w:r>
      <w:r w:rsidRPr="00E104A0">
        <w:t>对于一个企业来说，90%以上的员工需要每天使用PC终端办公，而终端是和互联网“数据交换”的重要节点，</w:t>
      </w:r>
      <w:proofErr w:type="gramStart"/>
      <w:r w:rsidRPr="00E104A0">
        <w:t>且员工</w:t>
      </w:r>
      <w:proofErr w:type="gramEnd"/>
      <w:r w:rsidRPr="00E104A0">
        <w:t>的水平参差不齐，因此企业网络中80% 的安全事件来自于终端。终端已经成为黑客的战略攻击点。</w:t>
      </w:r>
    </w:p>
    <w:p w14:paraId="0C202914" w14:textId="77777777" w:rsidR="00110136" w:rsidRPr="003D7E02" w:rsidRDefault="00110136" w:rsidP="00110136">
      <w:pPr>
        <w:ind w:firstLine="420"/>
        <w:rPr>
          <w:color w:val="000000" w:themeColor="text1"/>
        </w:rPr>
      </w:pPr>
      <w:r>
        <w:t>黑客攻击的目的是获取有价值的“数据”。</w:t>
      </w:r>
      <w:r>
        <w:rPr>
          <w:rFonts w:hint="eastAsia"/>
        </w:rPr>
        <w:t>黑客</w:t>
      </w:r>
      <w:r>
        <w:t>控制终端以后，可以直接种植勒索病毒勒索客户，更严重的是，黑客的目标往往是那些存储着重要“数据”的服务器。受控的终端将成为黑客的跳板，黑客将通过失陷主机横向扫描内部网络，发现组织网络内部重要的服务器，</w:t>
      </w:r>
      <w:r w:rsidRPr="006B1171">
        <w:rPr>
          <w:color w:val="000000" w:themeColor="text1"/>
        </w:rPr>
        <w:t>然后对这些重要服务器发起内部攻击。</w:t>
      </w:r>
      <w:r w:rsidRPr="006B1171">
        <w:rPr>
          <w:rFonts w:hint="eastAsia"/>
          <w:color w:val="000000" w:themeColor="text1"/>
        </w:rPr>
        <w:t>因此</w:t>
      </w:r>
      <w:r w:rsidRPr="006B1171">
        <w:rPr>
          <w:color w:val="000000" w:themeColor="text1"/>
        </w:rPr>
        <w:t>终端自身要在软硬件方面做好安全加固与安全防护，避免外部入侵对终端造成破坏或者信息窃取。</w:t>
      </w:r>
    </w:p>
    <w:p w14:paraId="7D7B69E3" w14:textId="029A34E9" w:rsidR="00110136" w:rsidRPr="00C63903" w:rsidRDefault="00110136" w:rsidP="00110136">
      <w:pPr>
        <w:ind w:firstLine="420"/>
      </w:pPr>
      <w:r>
        <w:t>互联网出口实现了组织内部网络与互联网的逻辑隔离。对于内部网络接入用户来说，僵尸网络是最为严重的安全问题，黑客利用病毒木马蠕虫等多种入侵手段控制终端，形成僵尸网络</w:t>
      </w:r>
      <w:r>
        <w:rPr>
          <w:rFonts w:hint="eastAsia"/>
        </w:rPr>
        <w:t>。</w:t>
      </w:r>
      <w:r w:rsidRPr="001A15EA">
        <w:t>僵尸网络可以在任何时候对任何目标发动DDoS攻击。僵尸的感染对象已经从服务器、PC、智能手机，扩展向摄像头、路由器、家居安防系统、智能电视、智能穿戴设备，甚</w:t>
      </w:r>
      <w:r w:rsidRPr="001A15EA">
        <w:lastRenderedPageBreak/>
        <w:t>至是婴儿监视器，</w:t>
      </w:r>
      <w:r>
        <w:rPr>
          <w:rFonts w:hint="eastAsia"/>
        </w:rPr>
        <w:t>存在大量漏洞的终端I</w:t>
      </w:r>
      <w:r>
        <w:t>OT</w:t>
      </w:r>
      <w:r>
        <w:rPr>
          <w:rFonts w:hint="eastAsia"/>
        </w:rPr>
        <w:t>设备成为了僵尸网络主要目标。被感染木马后存在对外D</w:t>
      </w:r>
      <w:r>
        <w:t>D</w:t>
      </w:r>
      <w:r>
        <w:rPr>
          <w:rFonts w:hint="eastAsia"/>
        </w:rPr>
        <w:t>oS、对外扫描、远程命令执行等风险。</w:t>
      </w:r>
      <w:r>
        <w:t>黑客可以利用僵尸网络展开更多的危害行为，如APT攻击最常采用的跳板就是僵尸网络。黑客利用僵尸网络来实现渗透、监视、窃取敏感数据等目的，危害非常大。</w:t>
      </w:r>
    </w:p>
    <w:p w14:paraId="6ECD9D90" w14:textId="29C6B0B2" w:rsidR="005F365B" w:rsidRPr="00BC6534" w:rsidRDefault="005F365B" w:rsidP="005F365B">
      <w:pPr>
        <w:pStyle w:val="1"/>
        <w:rPr>
          <w:rFonts w:asciiTheme="minorEastAsia" w:hAnsiTheme="minorEastAsia"/>
        </w:rPr>
      </w:pPr>
      <w:bookmarkStart w:id="63" w:name="_Toc50015709"/>
      <w:r w:rsidRPr="00BC6534">
        <w:rPr>
          <w:rFonts w:asciiTheme="minorEastAsia" w:hAnsiTheme="minorEastAsia"/>
        </w:rPr>
        <w:t>4 智慧城市安全</w:t>
      </w:r>
      <w:bookmarkEnd w:id="63"/>
      <w:r w:rsidR="00F92E6A">
        <w:rPr>
          <w:rFonts w:asciiTheme="minorEastAsia" w:hAnsiTheme="minorEastAsia" w:hint="eastAsia"/>
        </w:rPr>
        <w:t>技术</w:t>
      </w:r>
    </w:p>
    <w:p w14:paraId="7BD79CC0" w14:textId="6E4A0C4D" w:rsidR="005F365B" w:rsidRPr="00BC6534" w:rsidRDefault="005F365B" w:rsidP="005F365B">
      <w:pPr>
        <w:pStyle w:val="2"/>
        <w:rPr>
          <w:rFonts w:asciiTheme="minorEastAsia" w:eastAsiaTheme="minorEastAsia" w:hAnsiTheme="minorEastAsia"/>
        </w:rPr>
      </w:pPr>
      <w:bookmarkStart w:id="64" w:name="_Toc50015710"/>
      <w:r w:rsidRPr="00BC6534">
        <w:rPr>
          <w:rFonts w:asciiTheme="minorEastAsia" w:eastAsiaTheme="minorEastAsia" w:hAnsiTheme="minorEastAsia" w:hint="eastAsia"/>
        </w:rPr>
        <w:t>4.</w:t>
      </w:r>
      <w:r w:rsidR="00EB4DAD" w:rsidRPr="00BC6534">
        <w:rPr>
          <w:rFonts w:asciiTheme="minorEastAsia" w:eastAsiaTheme="minorEastAsia" w:hAnsiTheme="minorEastAsia" w:hint="eastAsia"/>
        </w:rPr>
        <w:t>1</w:t>
      </w:r>
      <w:r w:rsidRPr="00BC6534">
        <w:rPr>
          <w:rFonts w:asciiTheme="minorEastAsia" w:eastAsiaTheme="minorEastAsia" w:hAnsiTheme="minorEastAsia" w:hint="eastAsia"/>
        </w:rPr>
        <w:t>安全技术全景图</w:t>
      </w:r>
      <w:bookmarkEnd w:id="64"/>
    </w:p>
    <w:p w14:paraId="29C6DC96" w14:textId="229B6C03" w:rsidR="00AF5F70" w:rsidRPr="00BC6534" w:rsidDel="008A1FD9" w:rsidRDefault="00AF5F70" w:rsidP="005D524A">
      <w:pPr>
        <w:pStyle w:val="3"/>
        <w:rPr>
          <w:del w:id="65" w:author="李 子晔" w:date="2020-09-03T10:45:00Z"/>
        </w:rPr>
      </w:pPr>
      <w:del w:id="66" w:author="李 子晔" w:date="2020-09-03T10:45:00Z">
        <w:r w:rsidRPr="00BC6534" w:rsidDel="008A1FD9">
          <w:tab/>
        </w:r>
        <w:bookmarkStart w:id="67" w:name="_Toc50015711"/>
        <w:r w:rsidRPr="00BC6534" w:rsidDel="008A1FD9">
          <w:rPr>
            <w:rFonts w:hint="eastAsia"/>
          </w:rPr>
          <w:delText>4.1.1网络安全架构图</w:delText>
        </w:r>
        <w:bookmarkEnd w:id="67"/>
      </w:del>
    </w:p>
    <w:p w14:paraId="76CB8B12" w14:textId="6D82B8DA" w:rsidR="00AF5F70" w:rsidRPr="00BC6534" w:rsidDel="008A1FD9" w:rsidRDefault="00FD414F" w:rsidP="00AF5F70">
      <w:pPr>
        <w:rPr>
          <w:del w:id="68" w:author="李 子晔" w:date="2020-09-03T10:45:00Z"/>
          <w:rFonts w:asciiTheme="minorEastAsia" w:hAnsiTheme="minorEastAsia"/>
        </w:rPr>
      </w:pPr>
      <w:del w:id="69" w:author="李 子晔" w:date="2020-09-03T10:45:00Z">
        <w:r w:rsidRPr="00BC6534" w:rsidDel="008A1FD9">
          <w:rPr>
            <w:rFonts w:asciiTheme="minorEastAsia" w:hAnsiTheme="minorEastAsia"/>
            <w:noProof/>
          </w:rPr>
          <w:drawing>
            <wp:inline distT="0" distB="0" distL="0" distR="0" wp14:anchorId="054B3182" wp14:editId="144D4A6B">
              <wp:extent cx="4969376" cy="3821328"/>
              <wp:effectExtent l="0" t="0" r="317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780"/>
                      <a:stretch/>
                    </pic:blipFill>
                    <pic:spPr bwMode="auto">
                      <a:xfrm>
                        <a:off x="0" y="0"/>
                        <a:ext cx="4969509" cy="3821430"/>
                      </a:xfrm>
                      <a:prstGeom prst="rect">
                        <a:avLst/>
                      </a:prstGeom>
                      <a:ln>
                        <a:noFill/>
                      </a:ln>
                      <a:extLst>
                        <a:ext uri="{53640926-AAD7-44D8-BBD7-CCE9431645EC}">
                          <a14:shadowObscured xmlns:a14="http://schemas.microsoft.com/office/drawing/2010/main"/>
                        </a:ext>
                      </a:extLst>
                    </pic:spPr>
                  </pic:pic>
                </a:graphicData>
              </a:graphic>
            </wp:inline>
          </w:drawing>
        </w:r>
      </w:del>
    </w:p>
    <w:p w14:paraId="0FBA47A8" w14:textId="42F684FE" w:rsidR="00AF5F70" w:rsidRPr="00BC6534" w:rsidRDefault="00AF5F70" w:rsidP="005D524A">
      <w:pPr>
        <w:pStyle w:val="3"/>
      </w:pPr>
      <w:r w:rsidRPr="00BC6534">
        <w:lastRenderedPageBreak/>
        <w:tab/>
      </w:r>
      <w:bookmarkStart w:id="70" w:name="_Toc50015712"/>
      <w:r w:rsidRPr="00BC6534">
        <w:rPr>
          <w:rFonts w:hint="eastAsia"/>
        </w:rPr>
        <w:t>4.1.2智慧城市安全</w:t>
      </w:r>
      <w:r w:rsidR="00B8159A" w:rsidRPr="00BC6534">
        <w:rPr>
          <w:rFonts w:hint="eastAsia"/>
        </w:rPr>
        <w:t>技术</w:t>
      </w:r>
      <w:r w:rsidRPr="00BC6534">
        <w:rPr>
          <w:rFonts w:hint="eastAsia"/>
        </w:rPr>
        <w:t>架构</w:t>
      </w:r>
      <w:bookmarkEnd w:id="70"/>
    </w:p>
    <w:p w14:paraId="3A18DA82" w14:textId="63E556D7" w:rsidR="005F365B" w:rsidRPr="00BC6534" w:rsidRDefault="005C0A2F" w:rsidP="005F365B">
      <w:pPr>
        <w:rPr>
          <w:rFonts w:asciiTheme="minorEastAsia" w:hAnsiTheme="minorEastAsia"/>
        </w:rPr>
      </w:pPr>
      <w:r w:rsidRPr="00BC6534">
        <w:rPr>
          <w:rFonts w:asciiTheme="minorEastAsia" w:hAnsiTheme="minorEastAsia"/>
          <w:noProof/>
        </w:rPr>
        <w:object w:dxaOrig="21589" w:dyaOrig="9448" w14:anchorId="008B0F61">
          <v:shape id="_x0000_i1026" type="#_x0000_t75" alt="" style="width:414.6pt;height:181.95pt" o:ole="">
            <v:imagedata r:id="rId11" o:title=""/>
          </v:shape>
          <o:OLEObject Type="Embed" ProgID="Visio.Drawing.11" ShapeID="_x0000_i1026" DrawAspect="Content" ObjectID="_1660649538" r:id="rId12"/>
        </w:object>
      </w:r>
    </w:p>
    <w:p w14:paraId="18C8CF53" w14:textId="66AE8E76" w:rsidR="00020B7D" w:rsidRPr="00BC6534" w:rsidRDefault="004B4C92" w:rsidP="005F365B">
      <w:pPr>
        <w:rPr>
          <w:rFonts w:asciiTheme="minorEastAsia" w:hAnsiTheme="minorEastAsia"/>
        </w:rPr>
      </w:pPr>
      <w:r w:rsidRPr="00BC6534">
        <w:rPr>
          <w:rFonts w:asciiTheme="minorEastAsia" w:hAnsiTheme="minorEastAsia"/>
        </w:rPr>
        <w:tab/>
      </w:r>
      <w:r w:rsidRPr="00BC6534">
        <w:rPr>
          <w:rFonts w:asciiTheme="minorEastAsia" w:hAnsiTheme="minorEastAsia" w:hint="eastAsia"/>
        </w:rPr>
        <w:t>基于2.2智慧城市网络架构分层，在应用服务层、数字平台层、网络连接层、边缘计算层和终端感知层有针对性地部署网络安全防护组件（或服务）。并针对身份管理、防泄漏、防入侵、可用性、防抵赖、安全管理和安全运营等场景进行安全防护。</w:t>
      </w:r>
    </w:p>
    <w:p w14:paraId="6690D668" w14:textId="58A40B05" w:rsidR="004B4C92" w:rsidRPr="00BC6534" w:rsidRDefault="004B4C92" w:rsidP="004B4C92">
      <w:pPr>
        <w:pStyle w:val="2"/>
        <w:rPr>
          <w:rFonts w:asciiTheme="minorEastAsia" w:eastAsiaTheme="minorEastAsia" w:hAnsiTheme="minorEastAsia"/>
        </w:rPr>
      </w:pPr>
      <w:bookmarkStart w:id="71" w:name="_Toc50015713"/>
      <w:r w:rsidRPr="00BC6534">
        <w:rPr>
          <w:rFonts w:asciiTheme="minorEastAsia" w:eastAsiaTheme="minorEastAsia" w:hAnsiTheme="minorEastAsia" w:hint="eastAsia"/>
        </w:rPr>
        <w:t>4.2智慧城市安全技术详解</w:t>
      </w:r>
      <w:bookmarkEnd w:id="71"/>
    </w:p>
    <w:p w14:paraId="48C7CAB9" w14:textId="5D65511C" w:rsidR="004B4C92" w:rsidRPr="00BC6534" w:rsidRDefault="004B4C92" w:rsidP="004B4C92">
      <w:pPr>
        <w:rPr>
          <w:rFonts w:asciiTheme="minorEastAsia" w:hAnsiTheme="minorEastAsia"/>
        </w:rPr>
      </w:pPr>
      <w:r w:rsidRPr="00BC6534">
        <w:rPr>
          <w:rFonts w:asciiTheme="minorEastAsia" w:hAnsiTheme="minorEastAsia"/>
        </w:rPr>
        <w:tab/>
      </w:r>
      <w:r w:rsidRPr="00BC6534">
        <w:rPr>
          <w:rFonts w:asciiTheme="minorEastAsia" w:hAnsiTheme="minorEastAsia" w:hint="eastAsia"/>
        </w:rPr>
        <w:t>安全技术可以分为身份管理、防泄漏、防入侵、可用性</w:t>
      </w:r>
      <w:r w:rsidR="00941D79" w:rsidRPr="00BC6534">
        <w:rPr>
          <w:rFonts w:asciiTheme="minorEastAsia" w:hAnsiTheme="minorEastAsia" w:hint="eastAsia"/>
        </w:rPr>
        <w:t>和</w:t>
      </w:r>
      <w:r w:rsidRPr="00BC6534">
        <w:rPr>
          <w:rFonts w:asciiTheme="minorEastAsia" w:hAnsiTheme="minorEastAsia" w:hint="eastAsia"/>
        </w:rPr>
        <w:t>防抵赖。</w:t>
      </w:r>
    </w:p>
    <w:p w14:paraId="5235D806" w14:textId="4A69F47C" w:rsidR="002209DF" w:rsidRPr="00BC6534" w:rsidRDefault="00742324" w:rsidP="005D524A">
      <w:pPr>
        <w:pStyle w:val="3"/>
      </w:pPr>
      <w:r w:rsidRPr="00BC6534">
        <w:tab/>
      </w:r>
      <w:bookmarkStart w:id="72" w:name="_Toc50015714"/>
      <w:r w:rsidRPr="00BC6534">
        <w:rPr>
          <w:rFonts w:hint="eastAsia"/>
        </w:rPr>
        <w:t>4.2.1身份管理</w:t>
      </w:r>
      <w:bookmarkEnd w:id="72"/>
    </w:p>
    <w:p w14:paraId="05CA75E9" w14:textId="0EBC4911" w:rsidR="002209DF" w:rsidRPr="00BC6534" w:rsidRDefault="002209DF" w:rsidP="002209DF">
      <w:pPr>
        <w:rPr>
          <w:rFonts w:asciiTheme="minorEastAsia" w:hAnsiTheme="minorEastAsia"/>
        </w:rPr>
      </w:pPr>
      <w:r w:rsidRPr="00BC6534">
        <w:rPr>
          <w:rFonts w:asciiTheme="minorEastAsia" w:hAnsiTheme="minorEastAsia"/>
        </w:rPr>
        <w:tab/>
      </w:r>
      <w:r w:rsidRPr="00BC6534">
        <w:rPr>
          <w:rFonts w:asciiTheme="minorEastAsia" w:hAnsiTheme="minorEastAsia" w:hint="eastAsia"/>
        </w:rPr>
        <w:t>用户登录网站或公司系统时，会产生很多用户自身注意不到的信号，包括用户所处位置、设备</w:t>
      </w:r>
      <w:r w:rsidRPr="00BC6534">
        <w:rPr>
          <w:rFonts w:asciiTheme="minorEastAsia" w:hAnsiTheme="minorEastAsia"/>
        </w:rPr>
        <w:t>IP地址、输入节奏等等。如果用户使用的是移动设备，这些信号甚至更多，比如用户戳手机屏幕的力度等等。同样地，每个联网设备都有自身基于典型使用模式的各种信号。</w:t>
      </w:r>
    </w:p>
    <w:p w14:paraId="431A1EBF" w14:textId="226652C8" w:rsidR="002209DF" w:rsidRPr="00BC6534" w:rsidRDefault="002209DF" w:rsidP="002209DF">
      <w:pPr>
        <w:rPr>
          <w:rFonts w:asciiTheme="minorEastAsia" w:hAnsiTheme="minorEastAsia"/>
        </w:rPr>
      </w:pPr>
      <w:r w:rsidRPr="00BC6534">
        <w:rPr>
          <w:rFonts w:asciiTheme="minorEastAsia" w:hAnsiTheme="minorEastAsia"/>
        </w:rPr>
        <w:tab/>
      </w:r>
      <w:r w:rsidRPr="00BC6534">
        <w:rPr>
          <w:rFonts w:asciiTheme="minorEastAsia" w:hAnsiTheme="minorEastAsia" w:hint="eastAsia"/>
        </w:rPr>
        <w:t>收集并分析这些信号，可以让身份管理系统能够为每个用户和设备创建特定的身份资料。然后就可以设置确定性阈值，标识什么等级的置信度可以允许访问。从授权的角度看，这么做可以大幅提高访问授权或拒绝操作的准确性。</w:t>
      </w:r>
      <w:r w:rsidR="00334095" w:rsidRPr="00BC6534">
        <w:rPr>
          <w:rFonts w:asciiTheme="minorEastAsia" w:hAnsiTheme="minorEastAsia" w:hint="eastAsia"/>
        </w:rPr>
        <w:t>相比于单因子认证的</w:t>
      </w:r>
      <w:proofErr w:type="gramStart"/>
      <w:r w:rsidR="00334095" w:rsidRPr="00BC6534">
        <w:rPr>
          <w:rFonts w:asciiTheme="minorEastAsia" w:hAnsiTheme="minorEastAsia" w:hint="eastAsia"/>
        </w:rPr>
        <w:t>不</w:t>
      </w:r>
      <w:proofErr w:type="gramEnd"/>
      <w:r w:rsidR="00334095" w:rsidRPr="00BC6534">
        <w:rPr>
          <w:rFonts w:asciiTheme="minorEastAsia" w:hAnsiTheme="minorEastAsia" w:hint="eastAsia"/>
        </w:rPr>
        <w:t>安全性和双因子的繁琐，通过隐藏信息分析认证可以减少验证麻烦</w:t>
      </w:r>
      <w:r w:rsidR="000E5E9B" w:rsidRPr="00BC6534">
        <w:rPr>
          <w:rFonts w:asciiTheme="minorEastAsia" w:hAnsiTheme="minorEastAsia" w:hint="eastAsia"/>
        </w:rPr>
        <w:t>并保障安全性</w:t>
      </w:r>
      <w:r w:rsidR="00334095" w:rsidRPr="00BC6534">
        <w:rPr>
          <w:rFonts w:asciiTheme="minorEastAsia" w:hAnsiTheme="minorEastAsia" w:hint="eastAsia"/>
        </w:rPr>
        <w:t>。</w:t>
      </w:r>
    </w:p>
    <w:p w14:paraId="543F293F" w14:textId="2BD34D8B" w:rsidR="00CF3931" w:rsidRPr="00BC6534" w:rsidRDefault="00CF3931" w:rsidP="002209DF">
      <w:pPr>
        <w:rPr>
          <w:rFonts w:asciiTheme="minorEastAsia" w:hAnsiTheme="minorEastAsia"/>
        </w:rPr>
      </w:pPr>
      <w:r w:rsidRPr="00BC6534">
        <w:rPr>
          <w:rFonts w:asciiTheme="minorEastAsia" w:hAnsiTheme="minorEastAsia"/>
        </w:rPr>
        <w:tab/>
      </w:r>
      <w:r w:rsidRPr="00BC6534">
        <w:rPr>
          <w:rFonts w:asciiTheme="minorEastAsia" w:hAnsiTheme="minorEastAsia" w:hint="eastAsia"/>
        </w:rPr>
        <w:t>同时身份管理需要对权限分级，建立账号生命周期（入职/离职/调职</w:t>
      </w:r>
      <w:r w:rsidR="00B84146" w:rsidRPr="00BC6534">
        <w:rPr>
          <w:rFonts w:asciiTheme="minorEastAsia" w:hAnsiTheme="minorEastAsia" w:hint="eastAsia"/>
        </w:rPr>
        <w:t>，密码定期更新</w:t>
      </w:r>
      <w:r w:rsidRPr="00BC6534">
        <w:rPr>
          <w:rFonts w:asciiTheme="minorEastAsia" w:hAnsiTheme="minorEastAsia" w:hint="eastAsia"/>
        </w:rPr>
        <w:t>）</w:t>
      </w:r>
      <w:r w:rsidR="000E5E9B" w:rsidRPr="00BC6534">
        <w:rPr>
          <w:rFonts w:asciiTheme="minorEastAsia" w:hAnsiTheme="minorEastAsia" w:hint="eastAsia"/>
        </w:rPr>
        <w:t>、账号安全审计</w:t>
      </w:r>
      <w:r w:rsidR="00BE2330" w:rsidRPr="00BC6534">
        <w:rPr>
          <w:rFonts w:asciiTheme="minorEastAsia" w:hAnsiTheme="minorEastAsia" w:hint="eastAsia"/>
        </w:rPr>
        <w:t>（记录日志）</w:t>
      </w:r>
      <w:r w:rsidR="000E5E9B" w:rsidRPr="00BC6534">
        <w:rPr>
          <w:rFonts w:asciiTheme="minorEastAsia" w:hAnsiTheme="minorEastAsia" w:hint="eastAsia"/>
        </w:rPr>
        <w:t>机制。</w:t>
      </w:r>
    </w:p>
    <w:p w14:paraId="6FCD4812" w14:textId="6C813748" w:rsidR="002209DF" w:rsidRPr="00BC6534" w:rsidRDefault="00387530" w:rsidP="002209DF">
      <w:pPr>
        <w:rPr>
          <w:rFonts w:asciiTheme="minorEastAsia" w:hAnsiTheme="minorEastAsia"/>
        </w:rPr>
      </w:pPr>
      <w:r w:rsidRPr="00BC6534">
        <w:rPr>
          <w:rFonts w:asciiTheme="minorEastAsia" w:hAnsiTheme="minorEastAsia"/>
        </w:rPr>
        <w:tab/>
      </w:r>
      <w:r w:rsidRPr="00BC6534">
        <w:rPr>
          <w:rFonts w:asciiTheme="minorEastAsia" w:hAnsiTheme="minorEastAsia" w:hint="eastAsia"/>
        </w:rPr>
        <w:t>以上技术可以运用在身份鉴别、权限管理、口令管理、设备接入和远程管理上。</w:t>
      </w:r>
    </w:p>
    <w:p w14:paraId="52E7B763" w14:textId="315ACF1E" w:rsidR="00742324" w:rsidRPr="00BC6534" w:rsidRDefault="00742324" w:rsidP="005D524A">
      <w:pPr>
        <w:pStyle w:val="3"/>
      </w:pPr>
      <w:r w:rsidRPr="00BC6534">
        <w:tab/>
      </w:r>
      <w:bookmarkStart w:id="73" w:name="_Toc50015715"/>
      <w:r w:rsidRPr="00BC6534">
        <w:rPr>
          <w:rFonts w:hint="eastAsia"/>
        </w:rPr>
        <w:t>4.2.2防泄漏</w:t>
      </w:r>
      <w:r w:rsidR="006F2199" w:rsidRPr="00BC6534">
        <w:rPr>
          <w:rFonts w:hint="eastAsia"/>
        </w:rPr>
        <w:t>技术</w:t>
      </w:r>
      <w:bookmarkEnd w:id="73"/>
    </w:p>
    <w:p w14:paraId="2B65F2DC" w14:textId="043FF054" w:rsidR="00DB0F1D" w:rsidRPr="00BC6534" w:rsidRDefault="00DB0F1D" w:rsidP="00DB0F1D">
      <w:pPr>
        <w:rPr>
          <w:rFonts w:asciiTheme="minorEastAsia" w:hAnsiTheme="minorEastAsia"/>
        </w:rPr>
      </w:pPr>
      <w:r w:rsidRPr="00BC6534">
        <w:rPr>
          <w:rFonts w:asciiTheme="minorEastAsia" w:hAnsiTheme="minorEastAsia"/>
        </w:rPr>
        <w:tab/>
      </w:r>
      <w:r w:rsidR="00C235E5" w:rsidRPr="00BC6534">
        <w:rPr>
          <w:rFonts w:asciiTheme="minorEastAsia" w:hAnsiTheme="minorEastAsia" w:hint="eastAsia"/>
        </w:rPr>
        <w:t>防泄漏技术包括数据加密、数据销毁、日志审计、数据分级、数据脱敏、A</w:t>
      </w:r>
      <w:r w:rsidR="00C235E5" w:rsidRPr="00BC6534">
        <w:rPr>
          <w:rFonts w:asciiTheme="minorEastAsia" w:hAnsiTheme="minorEastAsia"/>
        </w:rPr>
        <w:t>PI</w:t>
      </w:r>
      <w:r w:rsidR="00C235E5" w:rsidRPr="00BC6534">
        <w:rPr>
          <w:rFonts w:asciiTheme="minorEastAsia" w:hAnsiTheme="minorEastAsia" w:hint="eastAsia"/>
        </w:rPr>
        <w:t>安全、边界防护、流量预警和风险控制等技术。</w:t>
      </w:r>
    </w:p>
    <w:p w14:paraId="23F374F9" w14:textId="7A0B33E3" w:rsidR="00B42939" w:rsidRPr="00BC6534" w:rsidRDefault="00B42939" w:rsidP="00B42939">
      <w:pPr>
        <w:pStyle w:val="4"/>
        <w:rPr>
          <w:rFonts w:asciiTheme="minorEastAsia" w:eastAsiaTheme="minorEastAsia" w:hAnsiTheme="minorEastAsia"/>
        </w:rPr>
      </w:pPr>
      <w:r w:rsidRPr="00BC6534">
        <w:rPr>
          <w:rFonts w:asciiTheme="minorEastAsia" w:eastAsiaTheme="minorEastAsia" w:hAnsiTheme="minorEastAsia" w:hint="eastAsia"/>
        </w:rPr>
        <w:lastRenderedPageBreak/>
        <w:t>4.2.2.1数据</w:t>
      </w:r>
      <w:del w:id="74" w:author="李 子晔" w:date="2020-09-03T10:52:00Z">
        <w:r w:rsidRPr="00BC6534" w:rsidDel="008A1FD9">
          <w:rPr>
            <w:rFonts w:asciiTheme="minorEastAsia" w:eastAsiaTheme="minorEastAsia" w:hAnsiTheme="minorEastAsia" w:hint="eastAsia"/>
          </w:rPr>
          <w:delText>加密</w:delText>
        </w:r>
      </w:del>
      <w:ins w:id="75" w:author="李 子晔" w:date="2020-09-03T10:52:00Z">
        <w:r w:rsidR="008A1FD9">
          <w:rPr>
            <w:rFonts w:asciiTheme="minorEastAsia" w:eastAsiaTheme="minorEastAsia" w:hAnsiTheme="minorEastAsia" w:hint="eastAsia"/>
          </w:rPr>
          <w:t>管理</w:t>
        </w:r>
      </w:ins>
    </w:p>
    <w:p w14:paraId="4761D45E" w14:textId="585FB4FB" w:rsidR="00AE54FA" w:rsidRPr="00BC6534" w:rsidRDefault="00AE54FA" w:rsidP="00DB0F1D">
      <w:pPr>
        <w:rPr>
          <w:rFonts w:asciiTheme="minorEastAsia" w:hAnsiTheme="minorEastAsia"/>
        </w:rPr>
      </w:pPr>
      <w:r w:rsidRPr="00BC6534">
        <w:rPr>
          <w:rFonts w:asciiTheme="minorEastAsia" w:hAnsiTheme="minorEastAsia"/>
        </w:rPr>
        <w:tab/>
      </w:r>
      <w:r w:rsidRPr="00BC6534">
        <w:rPr>
          <w:rFonts w:asciiTheme="minorEastAsia" w:hAnsiTheme="minorEastAsia" w:hint="eastAsia"/>
        </w:rPr>
        <w:t>敏感数据（如身份证，手机号等）存储时通过加密算法和加密密钥将明文转变为密文。防止数据库被入侵导致数据泄露。</w:t>
      </w:r>
    </w:p>
    <w:p w14:paraId="00BFFFE3" w14:textId="16731568" w:rsidR="00B42939" w:rsidRPr="00BC6534" w:rsidRDefault="00B42939" w:rsidP="00B42939">
      <w:pPr>
        <w:pStyle w:val="4"/>
        <w:rPr>
          <w:rFonts w:asciiTheme="minorEastAsia" w:eastAsiaTheme="minorEastAsia" w:hAnsiTheme="minorEastAsia"/>
        </w:rPr>
      </w:pPr>
      <w:r w:rsidRPr="00BC6534">
        <w:rPr>
          <w:rFonts w:asciiTheme="minorEastAsia" w:eastAsiaTheme="minorEastAsia" w:hAnsiTheme="minorEastAsia" w:hint="eastAsia"/>
        </w:rPr>
        <w:t>4.2.2.2数据销毁</w:t>
      </w:r>
    </w:p>
    <w:p w14:paraId="63151B07" w14:textId="090D2561" w:rsidR="00AE54FA" w:rsidRPr="00BC6534" w:rsidRDefault="00AE54FA" w:rsidP="00DB0F1D">
      <w:pPr>
        <w:rPr>
          <w:rFonts w:asciiTheme="minorEastAsia" w:hAnsiTheme="minorEastAsia"/>
        </w:rPr>
      </w:pPr>
      <w:r w:rsidRPr="00BC6534">
        <w:rPr>
          <w:rFonts w:asciiTheme="minorEastAsia" w:hAnsiTheme="minorEastAsia"/>
        </w:rPr>
        <w:tab/>
      </w:r>
      <w:r w:rsidRPr="00BC6534">
        <w:rPr>
          <w:rFonts w:asciiTheme="minorEastAsia" w:hAnsiTheme="minorEastAsia" w:hint="eastAsia"/>
        </w:rPr>
        <w:t>敏感数据需要设定有效期，数据过期后要对数据进行自动删除，防止过期冗余数据意外泄漏。必要时可对磁盘</w:t>
      </w:r>
      <w:proofErr w:type="gramStart"/>
      <w:r w:rsidRPr="00BC6534">
        <w:rPr>
          <w:rFonts w:asciiTheme="minorEastAsia" w:hAnsiTheme="minorEastAsia" w:hint="eastAsia"/>
        </w:rPr>
        <w:t>进行覆写或</w:t>
      </w:r>
      <w:proofErr w:type="gramEnd"/>
      <w:r w:rsidR="006D0002" w:rsidRPr="00BC6534">
        <w:rPr>
          <w:rFonts w:asciiTheme="minorEastAsia" w:hAnsiTheme="minorEastAsia" w:hint="eastAsia"/>
        </w:rPr>
        <w:t>物理损毁达到数据销毁的目的。</w:t>
      </w:r>
    </w:p>
    <w:p w14:paraId="680463AC" w14:textId="1DDEC6ED" w:rsidR="00B42939" w:rsidRPr="00BC6534" w:rsidRDefault="00B42939" w:rsidP="00B42939">
      <w:pPr>
        <w:pStyle w:val="4"/>
        <w:rPr>
          <w:rFonts w:asciiTheme="minorEastAsia" w:eastAsiaTheme="minorEastAsia" w:hAnsiTheme="minorEastAsia"/>
        </w:rPr>
      </w:pPr>
      <w:r w:rsidRPr="00BC6534">
        <w:rPr>
          <w:rFonts w:asciiTheme="minorEastAsia" w:eastAsiaTheme="minorEastAsia" w:hAnsiTheme="minorEastAsia" w:hint="eastAsia"/>
        </w:rPr>
        <w:t>4.2.2.3日志审计</w:t>
      </w:r>
    </w:p>
    <w:p w14:paraId="7A5ABF35" w14:textId="24E84A89" w:rsidR="006D0002" w:rsidRPr="00BC6534" w:rsidRDefault="006D0002" w:rsidP="00DB0F1D">
      <w:pPr>
        <w:rPr>
          <w:rFonts w:asciiTheme="minorEastAsia" w:hAnsiTheme="minorEastAsia"/>
        </w:rPr>
      </w:pPr>
      <w:r w:rsidRPr="00BC6534">
        <w:rPr>
          <w:rFonts w:asciiTheme="minorEastAsia" w:hAnsiTheme="minorEastAsia"/>
        </w:rPr>
        <w:tab/>
      </w:r>
      <w:r w:rsidRPr="00BC6534">
        <w:rPr>
          <w:rFonts w:asciiTheme="minorEastAsia" w:hAnsiTheme="minorEastAsia" w:hint="eastAsia"/>
        </w:rPr>
        <w:t>日志审计能够实时记录网络上的数据库活动，对数据库操作进行细粒度审计的合</w:t>
      </w:r>
      <w:proofErr w:type="gramStart"/>
      <w:r w:rsidRPr="00BC6534">
        <w:rPr>
          <w:rFonts w:asciiTheme="minorEastAsia" w:hAnsiTheme="minorEastAsia" w:hint="eastAsia"/>
        </w:rPr>
        <w:t>规</w:t>
      </w:r>
      <w:proofErr w:type="gramEnd"/>
      <w:r w:rsidRPr="00BC6534">
        <w:rPr>
          <w:rFonts w:asciiTheme="minorEastAsia" w:hAnsiTheme="minorEastAsia" w:hint="eastAsia"/>
        </w:rPr>
        <w:t>性管理，对数据库遭受到的风险行为进行告警，对攻击行为进行阻断。它通过对用户访问数据库行为的记录、分析和汇报，用来帮助用户事后生成合</w:t>
      </w:r>
      <w:proofErr w:type="gramStart"/>
      <w:r w:rsidRPr="00BC6534">
        <w:rPr>
          <w:rFonts w:asciiTheme="minorEastAsia" w:hAnsiTheme="minorEastAsia" w:hint="eastAsia"/>
        </w:rPr>
        <w:t>规</w:t>
      </w:r>
      <w:proofErr w:type="gramEnd"/>
      <w:r w:rsidRPr="00BC6534">
        <w:rPr>
          <w:rFonts w:asciiTheme="minorEastAsia" w:hAnsiTheme="minorEastAsia" w:hint="eastAsia"/>
        </w:rPr>
        <w:t>报告、事故追根溯源，同时加强内外部数据库网络行为记录，提高数据资产安全。</w:t>
      </w:r>
    </w:p>
    <w:p w14:paraId="49A90CEB" w14:textId="096489E1" w:rsidR="00B42939" w:rsidRPr="00BC6534" w:rsidRDefault="00B42939" w:rsidP="00B42939">
      <w:pPr>
        <w:pStyle w:val="4"/>
        <w:rPr>
          <w:rFonts w:asciiTheme="minorEastAsia" w:eastAsiaTheme="minorEastAsia" w:hAnsiTheme="minorEastAsia"/>
        </w:rPr>
      </w:pPr>
      <w:r w:rsidRPr="00BC6534">
        <w:rPr>
          <w:rFonts w:asciiTheme="minorEastAsia" w:eastAsiaTheme="minorEastAsia" w:hAnsiTheme="minorEastAsia" w:hint="eastAsia"/>
        </w:rPr>
        <w:t>4.2.2.4数据分级</w:t>
      </w:r>
    </w:p>
    <w:p w14:paraId="3CB54D62" w14:textId="7E802D5A" w:rsidR="006D0002" w:rsidRPr="00BC6534" w:rsidRDefault="006D0002" w:rsidP="00DB0F1D">
      <w:pPr>
        <w:rPr>
          <w:rFonts w:asciiTheme="minorEastAsia" w:hAnsiTheme="minorEastAsia"/>
        </w:rPr>
      </w:pPr>
      <w:r w:rsidRPr="00BC6534">
        <w:rPr>
          <w:rFonts w:asciiTheme="minorEastAsia" w:hAnsiTheme="minorEastAsia"/>
        </w:rPr>
        <w:tab/>
        <w:t>数据分级目的在于确定各类型数据的敏感程度，从而为不同类型数据的开放和共享策略的制定提供支撑。</w:t>
      </w:r>
    </w:p>
    <w:p w14:paraId="32B32605" w14:textId="2BB0C365" w:rsidR="00B42939" w:rsidRPr="00BC6534" w:rsidRDefault="00B42939" w:rsidP="00B42939">
      <w:pPr>
        <w:pStyle w:val="4"/>
        <w:rPr>
          <w:rFonts w:asciiTheme="minorEastAsia" w:eastAsiaTheme="minorEastAsia" w:hAnsiTheme="minorEastAsia"/>
        </w:rPr>
      </w:pPr>
      <w:r w:rsidRPr="00BC6534">
        <w:rPr>
          <w:rFonts w:asciiTheme="minorEastAsia" w:eastAsiaTheme="minorEastAsia" w:hAnsiTheme="minorEastAsia" w:hint="eastAsia"/>
        </w:rPr>
        <w:t>4.2.2.5数据脱敏</w:t>
      </w:r>
    </w:p>
    <w:p w14:paraId="4184040F" w14:textId="1658CFC2" w:rsidR="001B6576" w:rsidRPr="00BC6534" w:rsidRDefault="001B6576" w:rsidP="00DB0F1D">
      <w:pPr>
        <w:rPr>
          <w:rFonts w:asciiTheme="minorEastAsia" w:hAnsiTheme="minorEastAsia"/>
        </w:rPr>
      </w:pPr>
      <w:r w:rsidRPr="00BC6534">
        <w:rPr>
          <w:rFonts w:asciiTheme="minorEastAsia" w:hAnsiTheme="minorEastAsia"/>
        </w:rPr>
        <w:tab/>
      </w:r>
      <w:r w:rsidRPr="00BC6534">
        <w:rPr>
          <w:rFonts w:asciiTheme="minorEastAsia" w:hAnsiTheme="minorEastAsia" w:hint="eastAsia"/>
        </w:rPr>
        <w:t>数据脱敏是指对某些敏感信息通过脱敏规则进行数据的变形，实现敏感隐私数据的可靠保护。在涉及客户安全数据或者一些商业性敏感数据的情况下，在不违反系统</w:t>
      </w:r>
      <w:proofErr w:type="gramStart"/>
      <w:r w:rsidRPr="00BC6534">
        <w:rPr>
          <w:rFonts w:asciiTheme="minorEastAsia" w:hAnsiTheme="minorEastAsia" w:hint="eastAsia"/>
        </w:rPr>
        <w:t>规则条件</w:t>
      </w:r>
      <w:proofErr w:type="gramEnd"/>
      <w:r w:rsidRPr="00BC6534">
        <w:rPr>
          <w:rFonts w:asciiTheme="minorEastAsia" w:hAnsiTheme="minorEastAsia" w:hint="eastAsia"/>
        </w:rPr>
        <w:t>下，对真实数据进行改造并提供测试使用，如身份证号、手机号、卡号、客户号等个人信息都需要进行数据脱敏。</w:t>
      </w:r>
    </w:p>
    <w:p w14:paraId="667C79B0" w14:textId="1B115CE6" w:rsidR="00B42939" w:rsidRPr="00BC6534" w:rsidRDefault="00B42939" w:rsidP="00B42939">
      <w:pPr>
        <w:pStyle w:val="4"/>
        <w:rPr>
          <w:rFonts w:asciiTheme="minorEastAsia" w:eastAsiaTheme="minorEastAsia" w:hAnsiTheme="minorEastAsia"/>
        </w:rPr>
      </w:pPr>
      <w:r w:rsidRPr="00BC6534">
        <w:rPr>
          <w:rFonts w:asciiTheme="minorEastAsia" w:eastAsiaTheme="minorEastAsia" w:hAnsiTheme="minorEastAsia" w:hint="eastAsia"/>
        </w:rPr>
        <w:t>4.2.2.6</w:t>
      </w:r>
      <w:r w:rsidR="00A0744A" w:rsidRPr="00BC6534">
        <w:rPr>
          <w:rFonts w:asciiTheme="minorEastAsia" w:eastAsiaTheme="minorEastAsia" w:hAnsiTheme="minorEastAsia"/>
        </w:rPr>
        <w:t xml:space="preserve"> </w:t>
      </w:r>
      <w:r w:rsidRPr="00BC6534">
        <w:rPr>
          <w:rFonts w:asciiTheme="minorEastAsia" w:eastAsiaTheme="minorEastAsia" w:hAnsiTheme="minorEastAsia"/>
        </w:rPr>
        <w:t>API</w:t>
      </w:r>
      <w:r w:rsidRPr="00BC6534">
        <w:rPr>
          <w:rFonts w:asciiTheme="minorEastAsia" w:eastAsiaTheme="minorEastAsia" w:hAnsiTheme="minorEastAsia" w:hint="eastAsia"/>
        </w:rPr>
        <w:t>安全</w:t>
      </w:r>
    </w:p>
    <w:p w14:paraId="3C848B94" w14:textId="02E3923C" w:rsidR="001B6576" w:rsidRPr="00BC6534" w:rsidRDefault="001B6576" w:rsidP="00DB0F1D">
      <w:pPr>
        <w:rPr>
          <w:rFonts w:asciiTheme="minorEastAsia" w:hAnsiTheme="minorEastAsia"/>
          <w:color w:val="333333"/>
          <w:szCs w:val="21"/>
          <w:shd w:val="clear" w:color="auto" w:fill="FFFFFF"/>
        </w:rPr>
      </w:pPr>
      <w:r w:rsidRPr="00BC6534">
        <w:rPr>
          <w:rFonts w:asciiTheme="minorEastAsia" w:hAnsiTheme="minorEastAsia"/>
        </w:rPr>
        <w:tab/>
      </w:r>
      <w:r w:rsidR="007B2D00" w:rsidRPr="00BC6534">
        <w:rPr>
          <w:rFonts w:asciiTheme="minorEastAsia" w:hAnsiTheme="minorEastAsia"/>
          <w:color w:val="333333"/>
          <w:szCs w:val="21"/>
          <w:shd w:val="clear" w:color="auto" w:fill="FFFFFF"/>
        </w:rPr>
        <w:t>APP、前后端分离项目都采用API接口形式与服务器进行数据通信，传输的数据被偷窥、被抓包、被伪造时有发生</w:t>
      </w:r>
      <w:r w:rsidR="0069215B" w:rsidRPr="00BC6534">
        <w:rPr>
          <w:rFonts w:asciiTheme="minorEastAsia" w:hAnsiTheme="minorEastAsia" w:hint="eastAsia"/>
          <w:color w:val="333333"/>
          <w:szCs w:val="21"/>
          <w:shd w:val="clear" w:color="auto" w:fill="FFFFFF"/>
        </w:rPr>
        <w:t>。需要有</w:t>
      </w:r>
      <w:r w:rsidR="0069215B" w:rsidRPr="00BC6534">
        <w:rPr>
          <w:rFonts w:asciiTheme="minorEastAsia" w:hAnsiTheme="minorEastAsia"/>
          <w:color w:val="333333"/>
          <w:szCs w:val="21"/>
          <w:shd w:val="clear" w:color="auto" w:fill="FFFFFF"/>
        </w:rPr>
        <w:t>Token授权认证，防止未授权用户获取数据；时间戳超时机制；URL签名，防止请求参数被篡改；防重放，防止接口被第二次请求，防采集；采用HTTPS通信协议，防止数据明文传输</w:t>
      </w:r>
      <w:r w:rsidR="004D38EC" w:rsidRPr="00BC6534">
        <w:rPr>
          <w:rFonts w:asciiTheme="minorEastAsia" w:hAnsiTheme="minorEastAsia" w:hint="eastAsia"/>
          <w:color w:val="333333"/>
          <w:szCs w:val="21"/>
          <w:shd w:val="clear" w:color="auto" w:fill="FFFFFF"/>
        </w:rPr>
        <w:t>；</w:t>
      </w:r>
      <w:r w:rsidR="004D38EC" w:rsidRPr="00BC6534">
        <w:rPr>
          <w:rFonts w:asciiTheme="minorEastAsia" w:hAnsiTheme="minorEastAsia"/>
          <w:color w:val="333333"/>
          <w:szCs w:val="21"/>
          <w:shd w:val="clear" w:color="auto" w:fill="FFFFFF"/>
        </w:rPr>
        <w:t>API</w:t>
      </w:r>
      <w:r w:rsidR="004D38EC" w:rsidRPr="00BC6534">
        <w:rPr>
          <w:rFonts w:asciiTheme="minorEastAsia" w:hAnsiTheme="minorEastAsia" w:hint="eastAsia"/>
          <w:color w:val="333333"/>
          <w:szCs w:val="21"/>
          <w:shd w:val="clear" w:color="auto" w:fill="FFFFFF"/>
        </w:rPr>
        <w:t>频率限制，防止批量访问导致数据泄露。</w:t>
      </w:r>
    </w:p>
    <w:p w14:paraId="1EDDF30B" w14:textId="55DED67F" w:rsidR="00B42939" w:rsidRPr="00BC6534" w:rsidRDefault="00B42939" w:rsidP="00B42939">
      <w:pPr>
        <w:pStyle w:val="4"/>
        <w:rPr>
          <w:rFonts w:asciiTheme="minorEastAsia" w:eastAsiaTheme="minorEastAsia" w:hAnsiTheme="minorEastAsia"/>
          <w:shd w:val="clear" w:color="auto" w:fill="FFFFFF"/>
        </w:rPr>
      </w:pPr>
      <w:r w:rsidRPr="00BC6534">
        <w:rPr>
          <w:rFonts w:asciiTheme="minorEastAsia" w:eastAsiaTheme="minorEastAsia" w:hAnsiTheme="minorEastAsia" w:hint="eastAsia"/>
          <w:shd w:val="clear" w:color="auto" w:fill="FFFFFF"/>
        </w:rPr>
        <w:lastRenderedPageBreak/>
        <w:t>4.2.2.7边界防护</w:t>
      </w:r>
    </w:p>
    <w:p w14:paraId="02EF7C7F" w14:textId="04259264" w:rsidR="00B42939" w:rsidRPr="00BC6534" w:rsidRDefault="002E3DA7" w:rsidP="00DB0F1D">
      <w:pPr>
        <w:rPr>
          <w:rFonts w:asciiTheme="minorEastAsia" w:hAnsiTheme="minorEastAsia"/>
          <w:color w:val="333333"/>
          <w:szCs w:val="21"/>
          <w:shd w:val="clear" w:color="auto" w:fill="FFFFFF"/>
        </w:rPr>
      </w:pPr>
      <w:r w:rsidRPr="00BC6534">
        <w:rPr>
          <w:rFonts w:asciiTheme="minorEastAsia" w:hAnsiTheme="minorEastAsia"/>
          <w:color w:val="333333"/>
          <w:szCs w:val="21"/>
          <w:shd w:val="clear" w:color="auto" w:fill="FFFFFF"/>
        </w:rPr>
        <w:tab/>
      </w:r>
      <w:r w:rsidR="00EB2ACC" w:rsidRPr="00BC6534">
        <w:rPr>
          <w:rFonts w:asciiTheme="minorEastAsia" w:hAnsiTheme="minorEastAsia" w:hint="eastAsia"/>
          <w:color w:val="333333"/>
          <w:szCs w:val="21"/>
          <w:shd w:val="clear" w:color="auto" w:fill="FFFFFF"/>
        </w:rPr>
        <w:t>在网络安全的建设过程中，边界安全一直是一个最重要的安全问题。所谓的边界，一般是网络划分区域后，在不同信任级别的安全区域之间形成的。由于信任级别高低不同，因此需要通过相应的技术来进行安全隔离，从而实现对各个安全区域进行安全防护。常见的边界防护技术有防火墙、I</w:t>
      </w:r>
      <w:r w:rsidR="00EB2ACC" w:rsidRPr="00BC6534">
        <w:rPr>
          <w:rFonts w:asciiTheme="minorEastAsia" w:hAnsiTheme="minorEastAsia"/>
          <w:color w:val="333333"/>
          <w:szCs w:val="21"/>
          <w:shd w:val="clear" w:color="auto" w:fill="FFFFFF"/>
        </w:rPr>
        <w:t>PS</w:t>
      </w:r>
      <w:r w:rsidR="00EB2ACC" w:rsidRPr="00BC6534">
        <w:rPr>
          <w:rFonts w:asciiTheme="minorEastAsia" w:hAnsiTheme="minorEastAsia" w:hint="eastAsia"/>
          <w:color w:val="333333"/>
          <w:szCs w:val="21"/>
          <w:shd w:val="clear" w:color="auto" w:fill="FFFFFF"/>
        </w:rPr>
        <w:t>、W</w:t>
      </w:r>
      <w:r w:rsidR="00EB2ACC" w:rsidRPr="00BC6534">
        <w:rPr>
          <w:rFonts w:asciiTheme="minorEastAsia" w:hAnsiTheme="minorEastAsia"/>
          <w:color w:val="333333"/>
          <w:szCs w:val="21"/>
          <w:shd w:val="clear" w:color="auto" w:fill="FFFFFF"/>
        </w:rPr>
        <w:t>AF</w:t>
      </w:r>
      <w:r w:rsidR="00EB2ACC" w:rsidRPr="00BC6534">
        <w:rPr>
          <w:rFonts w:asciiTheme="minorEastAsia" w:hAnsiTheme="minorEastAsia" w:hint="eastAsia"/>
          <w:color w:val="333333"/>
          <w:szCs w:val="21"/>
          <w:shd w:val="clear" w:color="auto" w:fill="FFFFFF"/>
        </w:rPr>
        <w:t>等。</w:t>
      </w:r>
    </w:p>
    <w:p w14:paraId="4A18F9B2" w14:textId="38E43EEB" w:rsidR="00B42939" w:rsidRPr="00BC6534" w:rsidRDefault="00B42939" w:rsidP="00B42939">
      <w:pPr>
        <w:pStyle w:val="4"/>
        <w:rPr>
          <w:rFonts w:asciiTheme="minorEastAsia" w:eastAsiaTheme="minorEastAsia" w:hAnsiTheme="minorEastAsia"/>
          <w:shd w:val="clear" w:color="auto" w:fill="FFFFFF"/>
        </w:rPr>
      </w:pPr>
      <w:r w:rsidRPr="00BC6534">
        <w:rPr>
          <w:rFonts w:asciiTheme="minorEastAsia" w:eastAsiaTheme="minorEastAsia" w:hAnsiTheme="minorEastAsia" w:hint="eastAsia"/>
          <w:shd w:val="clear" w:color="auto" w:fill="FFFFFF"/>
        </w:rPr>
        <w:t>4.2.2.8流量预警</w:t>
      </w:r>
    </w:p>
    <w:p w14:paraId="38A4E2F1" w14:textId="6AAEEA9B" w:rsidR="00EB2ACC" w:rsidRPr="00BC6534" w:rsidRDefault="00EB2ACC" w:rsidP="00DB0F1D">
      <w:pPr>
        <w:rPr>
          <w:rFonts w:asciiTheme="minorEastAsia" w:hAnsiTheme="minorEastAsia"/>
          <w:color w:val="333333"/>
          <w:szCs w:val="21"/>
          <w:shd w:val="clear" w:color="auto" w:fill="FFFFFF"/>
        </w:rPr>
      </w:pPr>
      <w:r w:rsidRPr="00BC6534">
        <w:rPr>
          <w:rFonts w:asciiTheme="minorEastAsia" w:hAnsiTheme="minorEastAsia"/>
          <w:color w:val="333333"/>
          <w:szCs w:val="21"/>
          <w:shd w:val="clear" w:color="auto" w:fill="FFFFFF"/>
        </w:rPr>
        <w:tab/>
      </w:r>
      <w:r w:rsidRPr="00BC6534">
        <w:rPr>
          <w:rFonts w:asciiTheme="minorEastAsia" w:hAnsiTheme="minorEastAsia" w:hint="eastAsia"/>
          <w:color w:val="333333"/>
          <w:szCs w:val="21"/>
          <w:shd w:val="clear" w:color="auto" w:fill="FFFFFF"/>
        </w:rPr>
        <w:t>对网络激增流量进行预警，尤其是从内部大量数据流出。</w:t>
      </w:r>
    </w:p>
    <w:p w14:paraId="0EC9503F" w14:textId="603A4A5D" w:rsidR="00B42939" w:rsidRPr="00BC6534" w:rsidRDefault="00B42939" w:rsidP="00B42939">
      <w:pPr>
        <w:pStyle w:val="4"/>
        <w:rPr>
          <w:rFonts w:asciiTheme="minorEastAsia" w:eastAsiaTheme="minorEastAsia" w:hAnsiTheme="minorEastAsia"/>
          <w:shd w:val="clear" w:color="auto" w:fill="FFFFFF"/>
        </w:rPr>
      </w:pPr>
      <w:r w:rsidRPr="00BC6534">
        <w:rPr>
          <w:rFonts w:asciiTheme="minorEastAsia" w:eastAsiaTheme="minorEastAsia" w:hAnsiTheme="minorEastAsia" w:hint="eastAsia"/>
          <w:shd w:val="clear" w:color="auto" w:fill="FFFFFF"/>
        </w:rPr>
        <w:t>4.4.4.9</w:t>
      </w:r>
      <w:ins w:id="76" w:author="李 子晔" w:date="2020-09-03T10:53:00Z">
        <w:r w:rsidR="008A1FD9">
          <w:rPr>
            <w:rFonts w:asciiTheme="minorEastAsia" w:eastAsiaTheme="minorEastAsia" w:hAnsiTheme="minorEastAsia" w:hint="eastAsia"/>
            <w:shd w:val="clear" w:color="auto" w:fill="FFFFFF"/>
          </w:rPr>
          <w:t>业务</w:t>
        </w:r>
      </w:ins>
      <w:r w:rsidRPr="00BC6534">
        <w:rPr>
          <w:rFonts w:asciiTheme="minorEastAsia" w:eastAsiaTheme="minorEastAsia" w:hAnsiTheme="minorEastAsia" w:hint="eastAsia"/>
          <w:shd w:val="clear" w:color="auto" w:fill="FFFFFF"/>
        </w:rPr>
        <w:t>风险控制</w:t>
      </w:r>
    </w:p>
    <w:p w14:paraId="24BDD202" w14:textId="1409D97B" w:rsidR="00EB2ACC" w:rsidRPr="00BC6534" w:rsidRDefault="00EB2ACC" w:rsidP="00EB2ACC">
      <w:pPr>
        <w:rPr>
          <w:rFonts w:asciiTheme="minorEastAsia" w:hAnsiTheme="minorEastAsia"/>
          <w:color w:val="333333"/>
          <w:szCs w:val="21"/>
          <w:shd w:val="clear" w:color="auto" w:fill="FFFFFF"/>
        </w:rPr>
      </w:pPr>
      <w:r w:rsidRPr="00BC6534">
        <w:rPr>
          <w:rFonts w:asciiTheme="minorEastAsia" w:hAnsiTheme="minorEastAsia"/>
          <w:color w:val="333333"/>
          <w:szCs w:val="21"/>
          <w:shd w:val="clear" w:color="auto" w:fill="FFFFFF"/>
        </w:rPr>
        <w:tab/>
      </w:r>
      <w:r w:rsidRPr="00BC6534">
        <w:rPr>
          <w:rFonts w:asciiTheme="minorEastAsia" w:hAnsiTheme="minorEastAsia" w:hint="eastAsia"/>
          <w:color w:val="333333"/>
          <w:szCs w:val="21"/>
          <w:shd w:val="clear" w:color="auto" w:fill="FFFFFF"/>
        </w:rPr>
        <w:t>业务</w:t>
      </w:r>
      <w:proofErr w:type="gramStart"/>
      <w:r w:rsidRPr="00BC6534">
        <w:rPr>
          <w:rFonts w:asciiTheme="minorEastAsia" w:hAnsiTheme="minorEastAsia" w:hint="eastAsia"/>
          <w:color w:val="333333"/>
          <w:szCs w:val="21"/>
          <w:shd w:val="clear" w:color="auto" w:fill="FFFFFF"/>
        </w:rPr>
        <w:t>风控是</w:t>
      </w:r>
      <w:proofErr w:type="gramEnd"/>
      <w:r w:rsidRPr="00BC6534">
        <w:rPr>
          <w:rFonts w:asciiTheme="minorEastAsia" w:hAnsiTheme="minorEastAsia" w:hint="eastAsia"/>
          <w:color w:val="333333"/>
          <w:szCs w:val="21"/>
          <w:shd w:val="clear" w:color="auto" w:fill="FFFFFF"/>
        </w:rPr>
        <w:t>基于业务场景，结合</w:t>
      </w:r>
      <w:r w:rsidRPr="00BC6534">
        <w:rPr>
          <w:rFonts w:asciiTheme="minorEastAsia" w:hAnsiTheme="minorEastAsia"/>
          <w:color w:val="333333"/>
          <w:szCs w:val="21"/>
          <w:shd w:val="clear" w:color="auto" w:fill="FFFFFF"/>
        </w:rPr>
        <w:t>IP画像、设备指纹、黑卡检测、威胁情报等多维</w:t>
      </w:r>
      <w:proofErr w:type="gramStart"/>
      <w:r w:rsidRPr="00BC6534">
        <w:rPr>
          <w:rFonts w:asciiTheme="minorEastAsia" w:hAnsiTheme="minorEastAsia"/>
          <w:color w:val="333333"/>
          <w:szCs w:val="21"/>
          <w:shd w:val="clear" w:color="auto" w:fill="FFFFFF"/>
        </w:rPr>
        <w:t>度信息</w:t>
      </w:r>
      <w:proofErr w:type="gramEnd"/>
      <w:r w:rsidRPr="00BC6534">
        <w:rPr>
          <w:rFonts w:asciiTheme="minorEastAsia" w:hAnsiTheme="minorEastAsia"/>
          <w:color w:val="333333"/>
          <w:szCs w:val="21"/>
          <w:shd w:val="clear" w:color="auto" w:fill="FFFFFF"/>
        </w:rPr>
        <w:t>实时识别风险的专业防护产品，有效识别和解决渠道推广、账号安全、支付安全、营销活动、爬虫流量等作弊问题，通过对于风险和</w:t>
      </w:r>
      <w:r w:rsidRPr="00BC6534">
        <w:rPr>
          <w:rFonts w:asciiTheme="minorEastAsia" w:hAnsiTheme="minorEastAsia" w:hint="eastAsia"/>
          <w:color w:val="333333"/>
          <w:szCs w:val="21"/>
          <w:shd w:val="clear" w:color="auto" w:fill="FFFFFF"/>
        </w:rPr>
        <w:t>网络</w:t>
      </w:r>
      <w:r w:rsidRPr="00BC6534">
        <w:rPr>
          <w:rFonts w:asciiTheme="minorEastAsia" w:hAnsiTheme="minorEastAsia"/>
          <w:color w:val="333333"/>
          <w:szCs w:val="21"/>
          <w:shd w:val="clear" w:color="auto" w:fill="FFFFFF"/>
        </w:rPr>
        <w:t>流量的判别，避免</w:t>
      </w:r>
      <w:r w:rsidR="002C2427" w:rsidRPr="00BC6534">
        <w:rPr>
          <w:rFonts w:asciiTheme="minorEastAsia" w:hAnsiTheme="minorEastAsia" w:hint="eastAsia"/>
          <w:color w:val="333333"/>
          <w:szCs w:val="21"/>
          <w:shd w:val="clear" w:color="auto" w:fill="FFFFFF"/>
        </w:rPr>
        <w:t>智慧城市</w:t>
      </w:r>
      <w:r w:rsidRPr="00BC6534">
        <w:rPr>
          <w:rFonts w:asciiTheme="minorEastAsia" w:hAnsiTheme="minorEastAsia" w:hint="eastAsia"/>
          <w:color w:val="333333"/>
          <w:szCs w:val="21"/>
          <w:shd w:val="clear" w:color="auto" w:fill="FFFFFF"/>
        </w:rPr>
        <w:t>出现信息泄露</w:t>
      </w:r>
      <w:r w:rsidRPr="00BC6534">
        <w:rPr>
          <w:rFonts w:asciiTheme="minorEastAsia" w:hAnsiTheme="minorEastAsia"/>
          <w:color w:val="333333"/>
          <w:szCs w:val="21"/>
          <w:shd w:val="clear" w:color="auto" w:fill="FFFFFF"/>
        </w:rPr>
        <w:t>。</w:t>
      </w:r>
    </w:p>
    <w:p w14:paraId="1777FB30" w14:textId="32B03DEF" w:rsidR="00742324" w:rsidRPr="00BC6534" w:rsidRDefault="00742324" w:rsidP="005D524A">
      <w:pPr>
        <w:pStyle w:val="3"/>
      </w:pPr>
      <w:r w:rsidRPr="00BC6534">
        <w:tab/>
      </w:r>
      <w:bookmarkStart w:id="77" w:name="_Toc50015716"/>
      <w:r w:rsidRPr="00BC6534">
        <w:rPr>
          <w:rFonts w:hint="eastAsia"/>
        </w:rPr>
        <w:t>4.2.3防入侵</w:t>
      </w:r>
      <w:r w:rsidR="00E638E4" w:rsidRPr="00BC6534">
        <w:rPr>
          <w:rFonts w:hint="eastAsia"/>
        </w:rPr>
        <w:t>技术</w:t>
      </w:r>
      <w:bookmarkEnd w:id="77"/>
    </w:p>
    <w:p w14:paraId="138504D2" w14:textId="178F9898" w:rsidR="00655C61" w:rsidRPr="00BC6534" w:rsidDel="00745E72" w:rsidRDefault="00655C61" w:rsidP="00655C61">
      <w:pPr>
        <w:rPr>
          <w:del w:id="78" w:author="李 子晔" w:date="2020-09-03T10:55:00Z"/>
          <w:rFonts w:asciiTheme="minorEastAsia" w:hAnsiTheme="minorEastAsia"/>
        </w:rPr>
      </w:pPr>
      <w:del w:id="79" w:author="李 子晔" w:date="2020-09-03T10:55:00Z">
        <w:r w:rsidRPr="00BC6534" w:rsidDel="00745E72">
          <w:rPr>
            <w:rFonts w:asciiTheme="minorEastAsia" w:hAnsiTheme="minorEastAsia" w:hint="eastAsia"/>
          </w:rPr>
          <w:delText>防入侵系统包括</w:delText>
        </w:r>
        <w:r w:rsidR="00CF2ACA" w:rsidDel="00745E72">
          <w:rPr>
            <w:rFonts w:asciiTheme="minorEastAsia" w:hAnsiTheme="minorEastAsia" w:hint="eastAsia"/>
          </w:rPr>
          <w:delText>：</w:delText>
        </w:r>
      </w:del>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237"/>
      </w:tblGrid>
      <w:tr w:rsidR="00655C61" w:rsidRPr="00BC6534" w:rsidDel="00745E72" w14:paraId="4BE6F6D5" w14:textId="37D1ED2D" w:rsidTr="004C2D00">
        <w:trPr>
          <w:trHeight w:val="276"/>
          <w:del w:id="80" w:author="李 子晔" w:date="2020-09-03T10:55:00Z"/>
        </w:trPr>
        <w:tc>
          <w:tcPr>
            <w:tcW w:w="2122" w:type="dxa"/>
            <w:shd w:val="clear" w:color="auto" w:fill="auto"/>
            <w:noWrap/>
            <w:vAlign w:val="center"/>
            <w:hideMark/>
          </w:tcPr>
          <w:p w14:paraId="6ADFC4A0" w14:textId="282850CD" w:rsidR="00655C61" w:rsidRPr="00BC6534" w:rsidDel="00745E72" w:rsidRDefault="00655C61" w:rsidP="004C2D00">
            <w:pPr>
              <w:rPr>
                <w:del w:id="81" w:author="李 子晔" w:date="2020-09-03T10:55:00Z"/>
                <w:rFonts w:asciiTheme="minorEastAsia" w:hAnsiTheme="minorEastAsia"/>
              </w:rPr>
            </w:pPr>
            <w:del w:id="82" w:author="李 子晔" w:date="2020-09-03T10:55:00Z">
              <w:r w:rsidRPr="00BC6534" w:rsidDel="00745E72">
                <w:rPr>
                  <w:rFonts w:asciiTheme="minorEastAsia" w:hAnsiTheme="minorEastAsia" w:hint="eastAsia"/>
                </w:rPr>
                <w:delText>功能</w:delText>
              </w:r>
            </w:del>
          </w:p>
        </w:tc>
        <w:tc>
          <w:tcPr>
            <w:tcW w:w="6237" w:type="dxa"/>
            <w:shd w:val="clear" w:color="auto" w:fill="auto"/>
            <w:noWrap/>
            <w:vAlign w:val="center"/>
            <w:hideMark/>
          </w:tcPr>
          <w:p w14:paraId="25872018" w14:textId="6913CDFA" w:rsidR="00655C61" w:rsidRPr="00BC6534" w:rsidDel="00745E72" w:rsidRDefault="00655C61" w:rsidP="004C2D00">
            <w:pPr>
              <w:rPr>
                <w:del w:id="83" w:author="李 子晔" w:date="2020-09-03T10:55:00Z"/>
                <w:rFonts w:asciiTheme="minorEastAsia" w:hAnsiTheme="minorEastAsia"/>
              </w:rPr>
            </w:pPr>
            <w:del w:id="84" w:author="李 子晔" w:date="2020-09-03T10:55:00Z">
              <w:r w:rsidRPr="00BC6534" w:rsidDel="00745E72">
                <w:rPr>
                  <w:rFonts w:asciiTheme="minorEastAsia" w:hAnsiTheme="minorEastAsia" w:hint="eastAsia"/>
                </w:rPr>
                <w:delText>功能描述</w:delText>
              </w:r>
            </w:del>
          </w:p>
        </w:tc>
      </w:tr>
      <w:tr w:rsidR="00655C61" w:rsidRPr="00BC6534" w:rsidDel="00745E72" w14:paraId="13C16573" w14:textId="7F124359" w:rsidTr="004C2D00">
        <w:trPr>
          <w:trHeight w:val="276"/>
          <w:del w:id="85" w:author="李 子晔" w:date="2020-09-03T10:55:00Z"/>
        </w:trPr>
        <w:tc>
          <w:tcPr>
            <w:tcW w:w="2122" w:type="dxa"/>
            <w:shd w:val="clear" w:color="auto" w:fill="auto"/>
            <w:noWrap/>
            <w:vAlign w:val="center"/>
            <w:hideMark/>
          </w:tcPr>
          <w:p w14:paraId="76983978" w14:textId="7BE4B7BC" w:rsidR="00655C61" w:rsidRPr="00BC6534" w:rsidDel="00745E72" w:rsidRDefault="00655C61" w:rsidP="004C2D00">
            <w:pPr>
              <w:rPr>
                <w:del w:id="86" w:author="李 子晔" w:date="2020-09-03T10:55:00Z"/>
                <w:rFonts w:asciiTheme="minorEastAsia" w:hAnsiTheme="minorEastAsia"/>
              </w:rPr>
            </w:pPr>
            <w:del w:id="87" w:author="李 子晔" w:date="2020-09-03T10:55:00Z">
              <w:r w:rsidRPr="00BC6534" w:rsidDel="00745E72">
                <w:rPr>
                  <w:rFonts w:asciiTheme="minorEastAsia" w:hAnsiTheme="minorEastAsia" w:hint="eastAsia"/>
                </w:rPr>
                <w:delText>黑白名单配置</w:delText>
              </w:r>
            </w:del>
          </w:p>
        </w:tc>
        <w:tc>
          <w:tcPr>
            <w:tcW w:w="6237" w:type="dxa"/>
            <w:shd w:val="clear" w:color="auto" w:fill="auto"/>
            <w:noWrap/>
            <w:vAlign w:val="center"/>
            <w:hideMark/>
          </w:tcPr>
          <w:p w14:paraId="48E1A69B" w14:textId="47255A9E" w:rsidR="00655C61" w:rsidRPr="00BC6534" w:rsidDel="00745E72" w:rsidRDefault="00655C61" w:rsidP="004C2D00">
            <w:pPr>
              <w:rPr>
                <w:del w:id="88" w:author="李 子晔" w:date="2020-09-03T10:55:00Z"/>
                <w:rFonts w:asciiTheme="minorEastAsia" w:hAnsiTheme="minorEastAsia"/>
              </w:rPr>
            </w:pPr>
            <w:del w:id="89" w:author="李 子晔" w:date="2020-09-03T10:55:00Z">
              <w:r w:rsidRPr="00BC6534" w:rsidDel="00745E72">
                <w:rPr>
                  <w:rFonts w:asciiTheme="minorEastAsia" w:hAnsiTheme="minorEastAsia"/>
                </w:rPr>
                <w:delText>用户可基于 IP、域名、URL 等维度对网络流量进行管控。</w:delText>
              </w:r>
            </w:del>
          </w:p>
        </w:tc>
      </w:tr>
      <w:tr w:rsidR="00655C61" w:rsidRPr="00BC6534" w:rsidDel="00745E72" w14:paraId="0C119F58" w14:textId="6739C0F0" w:rsidTr="004C2D00">
        <w:trPr>
          <w:trHeight w:val="276"/>
          <w:del w:id="90" w:author="李 子晔" w:date="2020-09-03T10:55:00Z"/>
        </w:trPr>
        <w:tc>
          <w:tcPr>
            <w:tcW w:w="2122" w:type="dxa"/>
            <w:shd w:val="clear" w:color="auto" w:fill="auto"/>
            <w:noWrap/>
            <w:vAlign w:val="center"/>
            <w:hideMark/>
          </w:tcPr>
          <w:p w14:paraId="7D5D97C8" w14:textId="1C0A5E16" w:rsidR="00655C61" w:rsidRPr="00BC6534" w:rsidDel="00745E72" w:rsidRDefault="00655C61" w:rsidP="004C2D00">
            <w:pPr>
              <w:rPr>
                <w:del w:id="91" w:author="李 子晔" w:date="2020-09-03T10:55:00Z"/>
                <w:rFonts w:asciiTheme="minorEastAsia" w:hAnsiTheme="minorEastAsia"/>
              </w:rPr>
            </w:pPr>
            <w:del w:id="92" w:author="李 子晔" w:date="2020-09-03T10:55:00Z">
              <w:r w:rsidRPr="00BC6534" w:rsidDel="00745E72">
                <w:rPr>
                  <w:rFonts w:asciiTheme="minorEastAsia" w:hAnsiTheme="minorEastAsia" w:hint="eastAsia"/>
                </w:rPr>
                <w:delText>威胁分析与合规审计</w:delText>
              </w:r>
            </w:del>
          </w:p>
        </w:tc>
        <w:tc>
          <w:tcPr>
            <w:tcW w:w="6237" w:type="dxa"/>
            <w:shd w:val="clear" w:color="auto" w:fill="auto"/>
            <w:noWrap/>
            <w:vAlign w:val="center"/>
            <w:hideMark/>
          </w:tcPr>
          <w:p w14:paraId="0A94DDE7" w14:textId="1E777114" w:rsidR="00655C61" w:rsidRPr="00BC6534" w:rsidDel="00745E72" w:rsidRDefault="00655C61" w:rsidP="004C2D00">
            <w:pPr>
              <w:rPr>
                <w:del w:id="93" w:author="李 子晔" w:date="2020-09-03T10:55:00Z"/>
                <w:rFonts w:asciiTheme="minorEastAsia" w:hAnsiTheme="minorEastAsia"/>
              </w:rPr>
            </w:pPr>
            <w:del w:id="94" w:author="李 子晔" w:date="2020-09-03T10:55:00Z">
              <w:r w:rsidRPr="00BC6534" w:rsidDel="00745E72">
                <w:rPr>
                  <w:rFonts w:asciiTheme="minorEastAsia" w:hAnsiTheme="minorEastAsia" w:hint="eastAsia"/>
                </w:rPr>
                <w:delText>检测和分析模型，识别各类针对业务和平台的基础和新型威胁。</w:delText>
              </w:r>
            </w:del>
          </w:p>
        </w:tc>
      </w:tr>
      <w:tr w:rsidR="00655C61" w:rsidRPr="00BC6534" w:rsidDel="00745E72" w14:paraId="2A0FD4F5" w14:textId="6E2A2E67" w:rsidTr="004C2D00">
        <w:trPr>
          <w:trHeight w:val="276"/>
          <w:del w:id="95" w:author="李 子晔" w:date="2020-09-03T10:55:00Z"/>
        </w:trPr>
        <w:tc>
          <w:tcPr>
            <w:tcW w:w="2122" w:type="dxa"/>
            <w:shd w:val="clear" w:color="auto" w:fill="auto"/>
            <w:noWrap/>
            <w:vAlign w:val="center"/>
            <w:hideMark/>
          </w:tcPr>
          <w:p w14:paraId="1B1A9DD5" w14:textId="2DE3FD4E" w:rsidR="00655C61" w:rsidRPr="00BC6534" w:rsidDel="00745E72" w:rsidRDefault="00655C61" w:rsidP="004C2D00">
            <w:pPr>
              <w:rPr>
                <w:del w:id="96" w:author="李 子晔" w:date="2020-09-03T10:55:00Z"/>
                <w:rFonts w:asciiTheme="minorEastAsia" w:hAnsiTheme="minorEastAsia"/>
              </w:rPr>
            </w:pPr>
            <w:del w:id="97" w:author="李 子晔" w:date="2020-09-03T10:55:00Z">
              <w:r w:rsidRPr="00BC6534" w:rsidDel="00745E72">
                <w:rPr>
                  <w:rFonts w:asciiTheme="minorEastAsia" w:hAnsiTheme="minorEastAsia" w:hint="eastAsia"/>
                </w:rPr>
                <w:delText>网络攻击防护</w:delText>
              </w:r>
            </w:del>
          </w:p>
        </w:tc>
        <w:tc>
          <w:tcPr>
            <w:tcW w:w="6237" w:type="dxa"/>
            <w:shd w:val="clear" w:color="auto" w:fill="auto"/>
            <w:noWrap/>
            <w:vAlign w:val="center"/>
            <w:hideMark/>
          </w:tcPr>
          <w:p w14:paraId="6725A3F5" w14:textId="336CC0B8" w:rsidR="00655C61" w:rsidRPr="00BC6534" w:rsidDel="00745E72" w:rsidRDefault="00655C61" w:rsidP="004C2D00">
            <w:pPr>
              <w:rPr>
                <w:del w:id="98" w:author="李 子晔" w:date="2020-09-03T10:55:00Z"/>
                <w:rFonts w:asciiTheme="minorEastAsia" w:hAnsiTheme="minorEastAsia"/>
              </w:rPr>
            </w:pPr>
            <w:del w:id="99" w:author="李 子晔" w:date="2020-09-03T10:55:00Z">
              <w:r w:rsidRPr="00BC6534" w:rsidDel="00745E72">
                <w:rPr>
                  <w:rFonts w:asciiTheme="minorEastAsia" w:hAnsiTheme="minorEastAsia" w:hint="eastAsia"/>
                </w:rPr>
                <w:delText>对网络中的常见攻击流量进行识别和打击。</w:delText>
              </w:r>
            </w:del>
          </w:p>
        </w:tc>
      </w:tr>
      <w:tr w:rsidR="00655C61" w:rsidRPr="00BC6534" w:rsidDel="00745E72" w14:paraId="14CFB64E" w14:textId="25A62A12" w:rsidTr="004C2D00">
        <w:trPr>
          <w:trHeight w:val="276"/>
          <w:del w:id="100" w:author="李 子晔" w:date="2020-09-03T10:55:00Z"/>
        </w:trPr>
        <w:tc>
          <w:tcPr>
            <w:tcW w:w="2122" w:type="dxa"/>
            <w:shd w:val="clear" w:color="auto" w:fill="auto"/>
            <w:noWrap/>
            <w:vAlign w:val="center"/>
            <w:hideMark/>
          </w:tcPr>
          <w:p w14:paraId="3C698482" w14:textId="21D358D7" w:rsidR="00655C61" w:rsidRPr="00BC6534" w:rsidDel="00745E72" w:rsidRDefault="00655C61" w:rsidP="004C2D00">
            <w:pPr>
              <w:rPr>
                <w:del w:id="101" w:author="李 子晔" w:date="2020-09-03T10:55:00Z"/>
                <w:rFonts w:asciiTheme="minorEastAsia" w:hAnsiTheme="minorEastAsia"/>
              </w:rPr>
            </w:pPr>
            <w:del w:id="102" w:author="李 子晔" w:date="2020-09-03T10:55:00Z">
              <w:r w:rsidRPr="00BC6534" w:rsidDel="00745E72">
                <w:rPr>
                  <w:rFonts w:asciiTheme="minorEastAsia" w:hAnsiTheme="minorEastAsia" w:hint="eastAsia"/>
                </w:rPr>
                <w:delText>风险资产隔离</w:delText>
              </w:r>
            </w:del>
          </w:p>
        </w:tc>
        <w:tc>
          <w:tcPr>
            <w:tcW w:w="6237" w:type="dxa"/>
            <w:shd w:val="clear" w:color="auto" w:fill="auto"/>
            <w:noWrap/>
            <w:vAlign w:val="center"/>
            <w:hideMark/>
          </w:tcPr>
          <w:p w14:paraId="370D5056" w14:textId="64D6F5F2" w:rsidR="00655C61" w:rsidRPr="00BC6534" w:rsidDel="00745E72" w:rsidRDefault="00655C61" w:rsidP="004C2D00">
            <w:pPr>
              <w:rPr>
                <w:del w:id="103" w:author="李 子晔" w:date="2020-09-03T10:55:00Z"/>
                <w:rFonts w:asciiTheme="minorEastAsia" w:hAnsiTheme="minorEastAsia"/>
              </w:rPr>
            </w:pPr>
            <w:del w:id="104" w:author="李 子晔" w:date="2020-09-03T10:55:00Z">
              <w:r w:rsidRPr="00BC6534" w:rsidDel="00745E72">
                <w:rPr>
                  <w:rFonts w:asciiTheme="minorEastAsia" w:hAnsiTheme="minorEastAsia" w:hint="eastAsia"/>
                </w:rPr>
                <w:delText>支持违规和被篡改页面隔离、特殊时段网站访问隔离、风险主机隔离等快速处置。</w:delText>
              </w:r>
            </w:del>
          </w:p>
        </w:tc>
      </w:tr>
      <w:tr w:rsidR="00655C61" w:rsidRPr="00BC6534" w:rsidDel="00745E72" w14:paraId="30246772" w14:textId="533BA08D" w:rsidTr="004C2D00">
        <w:trPr>
          <w:trHeight w:val="276"/>
          <w:del w:id="105" w:author="李 子晔" w:date="2020-09-03T10:55:00Z"/>
        </w:trPr>
        <w:tc>
          <w:tcPr>
            <w:tcW w:w="2122" w:type="dxa"/>
            <w:shd w:val="clear" w:color="auto" w:fill="auto"/>
            <w:noWrap/>
            <w:vAlign w:val="center"/>
            <w:hideMark/>
          </w:tcPr>
          <w:p w14:paraId="7F91979D" w14:textId="4C7EA4E6" w:rsidR="00655C61" w:rsidRPr="00BC6534" w:rsidDel="00745E72" w:rsidRDefault="00655C61" w:rsidP="004C2D00">
            <w:pPr>
              <w:rPr>
                <w:del w:id="106" w:author="李 子晔" w:date="2020-09-03T10:55:00Z"/>
                <w:rFonts w:asciiTheme="minorEastAsia" w:hAnsiTheme="minorEastAsia"/>
              </w:rPr>
            </w:pPr>
            <w:del w:id="107" w:author="李 子晔" w:date="2020-09-03T10:55:00Z">
              <w:r w:rsidRPr="00BC6534" w:rsidDel="00745E72">
                <w:rPr>
                  <w:rFonts w:asciiTheme="minorEastAsia" w:hAnsiTheme="minorEastAsia" w:hint="eastAsia"/>
                </w:rPr>
                <w:delText>告警与分析报表</w:delText>
              </w:r>
            </w:del>
          </w:p>
        </w:tc>
        <w:tc>
          <w:tcPr>
            <w:tcW w:w="6237" w:type="dxa"/>
            <w:shd w:val="clear" w:color="auto" w:fill="auto"/>
            <w:noWrap/>
            <w:vAlign w:val="center"/>
            <w:hideMark/>
          </w:tcPr>
          <w:p w14:paraId="0F72549B" w14:textId="6CD219FB" w:rsidR="00655C61" w:rsidRPr="00BC6534" w:rsidDel="00745E72" w:rsidRDefault="00655C61" w:rsidP="004C2D00">
            <w:pPr>
              <w:rPr>
                <w:del w:id="108" w:author="李 子晔" w:date="2020-09-03T10:55:00Z"/>
                <w:rFonts w:asciiTheme="minorEastAsia" w:hAnsiTheme="minorEastAsia"/>
              </w:rPr>
            </w:pPr>
            <w:del w:id="109" w:author="李 子晔" w:date="2020-09-03T10:55:00Z">
              <w:r w:rsidRPr="00BC6534" w:rsidDel="00745E72">
                <w:rPr>
                  <w:rFonts w:asciiTheme="minorEastAsia" w:hAnsiTheme="minorEastAsia" w:hint="eastAsia"/>
                </w:rPr>
                <w:delText>提供安全告警、流量带宽、网络日志审计等丰富报表。</w:delText>
              </w:r>
            </w:del>
          </w:p>
        </w:tc>
      </w:tr>
      <w:tr w:rsidR="00655C61" w:rsidRPr="00BC6534" w:rsidDel="00745E72" w14:paraId="2D50409F" w14:textId="05B503AB" w:rsidTr="004C2D00">
        <w:trPr>
          <w:trHeight w:val="276"/>
          <w:del w:id="110" w:author="李 子晔" w:date="2020-09-03T10:55:00Z"/>
        </w:trPr>
        <w:tc>
          <w:tcPr>
            <w:tcW w:w="2122" w:type="dxa"/>
            <w:shd w:val="clear" w:color="auto" w:fill="auto"/>
            <w:noWrap/>
            <w:vAlign w:val="center"/>
            <w:hideMark/>
          </w:tcPr>
          <w:p w14:paraId="7FA14F89" w14:textId="43D0217F" w:rsidR="00655C61" w:rsidRPr="00BC6534" w:rsidDel="00745E72" w:rsidRDefault="00655C61" w:rsidP="004C2D00">
            <w:pPr>
              <w:rPr>
                <w:del w:id="111" w:author="李 子晔" w:date="2020-09-03T10:55:00Z"/>
                <w:rFonts w:asciiTheme="minorEastAsia" w:hAnsiTheme="minorEastAsia"/>
              </w:rPr>
            </w:pPr>
            <w:del w:id="112" w:author="李 子晔" w:date="2020-09-03T10:55:00Z">
              <w:r w:rsidRPr="00BC6534" w:rsidDel="00745E72">
                <w:rPr>
                  <w:rFonts w:asciiTheme="minorEastAsia" w:hAnsiTheme="minorEastAsia" w:hint="eastAsia"/>
                </w:rPr>
                <w:delText>网络日志审计</w:delText>
              </w:r>
            </w:del>
          </w:p>
        </w:tc>
        <w:tc>
          <w:tcPr>
            <w:tcW w:w="6237" w:type="dxa"/>
            <w:shd w:val="clear" w:color="auto" w:fill="auto"/>
            <w:noWrap/>
            <w:vAlign w:val="center"/>
            <w:hideMark/>
          </w:tcPr>
          <w:p w14:paraId="6A7533C7" w14:textId="4B3685BA" w:rsidR="00655C61" w:rsidRPr="00BC6534" w:rsidDel="00745E72" w:rsidRDefault="00655C61" w:rsidP="004C2D00">
            <w:pPr>
              <w:rPr>
                <w:del w:id="113" w:author="李 子晔" w:date="2020-09-03T10:55:00Z"/>
                <w:rFonts w:asciiTheme="minorEastAsia" w:hAnsiTheme="minorEastAsia"/>
              </w:rPr>
            </w:pPr>
            <w:del w:id="114" w:author="李 子晔" w:date="2020-09-03T10:55:00Z">
              <w:r w:rsidRPr="00BC6534" w:rsidDel="00745E72">
                <w:rPr>
                  <w:rFonts w:asciiTheme="minorEastAsia" w:hAnsiTheme="minorEastAsia" w:hint="eastAsia"/>
                </w:rPr>
                <w:delText>提供Web访问、安全告警、近180天网络会话五元组等日志检索。</w:delText>
              </w:r>
            </w:del>
          </w:p>
        </w:tc>
      </w:tr>
    </w:tbl>
    <w:p w14:paraId="7ACBD9BE" w14:textId="77777777" w:rsidR="00655C61" w:rsidRPr="00BC6534" w:rsidRDefault="00655C61" w:rsidP="00655C61">
      <w:pPr>
        <w:rPr>
          <w:rFonts w:asciiTheme="minorEastAsia" w:hAnsiTheme="minorEastAsia"/>
        </w:rPr>
      </w:pPr>
    </w:p>
    <w:p w14:paraId="796D40E3" w14:textId="7AD2A0A1" w:rsidR="00655C61" w:rsidRPr="00BC6534" w:rsidDel="00CF7C39" w:rsidRDefault="00655C61" w:rsidP="00655C61">
      <w:pPr>
        <w:rPr>
          <w:moveFrom w:id="115" w:author="李 子晔" w:date="2020-09-03T10:56:00Z"/>
          <w:rFonts w:asciiTheme="minorEastAsia" w:hAnsiTheme="minorEastAsia"/>
        </w:rPr>
      </w:pPr>
      <w:moveFromRangeStart w:id="116" w:author="李 子晔" w:date="2020-09-03T10:56:00Z" w:name="move50023013"/>
      <w:moveFrom w:id="117" w:author="李 子晔" w:date="2020-09-03T10:56:00Z">
        <w:r w:rsidRPr="00BC6534" w:rsidDel="00CF7C39">
          <w:rPr>
            <w:rFonts w:asciiTheme="minorEastAsia" w:hAnsiTheme="minorEastAsia"/>
          </w:rPr>
          <w:t>系统架构示意图如下所示：</w:t>
        </w:r>
      </w:moveFrom>
    </w:p>
    <w:p w14:paraId="6F5F2FD6" w14:textId="0E81A8DB" w:rsidR="00655C61" w:rsidRPr="00BC6534" w:rsidDel="00CF7C39" w:rsidRDefault="00655C61" w:rsidP="00655C61">
      <w:pPr>
        <w:rPr>
          <w:moveFrom w:id="118" w:author="李 子晔" w:date="2020-09-03T10:56:00Z"/>
          <w:rFonts w:asciiTheme="minorEastAsia" w:hAnsiTheme="minorEastAsia"/>
        </w:rPr>
      </w:pPr>
      <w:moveFrom w:id="119" w:author="李 子晔" w:date="2020-09-03T10:56:00Z">
        <w:r w:rsidRPr="00BC6534" w:rsidDel="00CF7C39">
          <w:rPr>
            <w:rFonts w:asciiTheme="minorEastAsia" w:hAnsiTheme="minorEastAsia"/>
            <w:noProof/>
          </w:rPr>
          <w:lastRenderedPageBreak/>
          <w:drawing>
            <wp:inline distT="0" distB="0" distL="0" distR="0" wp14:anchorId="31BB09D2" wp14:editId="6F749879">
              <wp:extent cx="5274310" cy="31381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38170"/>
                      </a:xfrm>
                      <a:prstGeom prst="rect">
                        <a:avLst/>
                      </a:prstGeom>
                    </pic:spPr>
                  </pic:pic>
                </a:graphicData>
              </a:graphic>
            </wp:inline>
          </w:drawing>
        </w:r>
      </w:moveFrom>
    </w:p>
    <w:moveFromRangeEnd w:id="116"/>
    <w:p w14:paraId="32CFD9B5" w14:textId="77777777" w:rsidR="00655C61" w:rsidRPr="00BC6534" w:rsidRDefault="00655C61" w:rsidP="00655C61">
      <w:pPr>
        <w:rPr>
          <w:rFonts w:asciiTheme="minorEastAsia" w:hAnsiTheme="minorEastAsia"/>
        </w:rPr>
      </w:pPr>
    </w:p>
    <w:p w14:paraId="353651D9" w14:textId="5DDE97DD" w:rsidR="00907907" w:rsidRPr="00BC6534" w:rsidRDefault="00907907" w:rsidP="00907907">
      <w:pPr>
        <w:pStyle w:val="4"/>
        <w:rPr>
          <w:rFonts w:asciiTheme="minorEastAsia" w:eastAsiaTheme="minorEastAsia" w:hAnsiTheme="minorEastAsia"/>
        </w:rPr>
      </w:pPr>
      <w:r w:rsidRPr="00BC6534">
        <w:rPr>
          <w:rFonts w:asciiTheme="minorEastAsia" w:eastAsiaTheme="minorEastAsia" w:hAnsiTheme="minorEastAsia" w:hint="eastAsia"/>
          <w:b w:val="0"/>
          <w:bCs w:val="0"/>
        </w:rPr>
        <w:t>4.2.3.</w:t>
      </w:r>
      <w:r w:rsidRPr="00BC6534">
        <w:rPr>
          <w:rFonts w:asciiTheme="minorEastAsia" w:eastAsiaTheme="minorEastAsia" w:hAnsiTheme="minorEastAsia"/>
          <w:b w:val="0"/>
          <w:bCs w:val="0"/>
        </w:rPr>
        <w:t>1</w:t>
      </w:r>
      <w:r w:rsidRPr="00BC6534">
        <w:rPr>
          <w:rFonts w:asciiTheme="minorEastAsia" w:eastAsiaTheme="minorEastAsia" w:hAnsiTheme="minorEastAsia" w:hint="eastAsia"/>
        </w:rPr>
        <w:t>网络入侵防护系统</w:t>
      </w:r>
    </w:p>
    <w:p w14:paraId="62045E7E" w14:textId="22745A61" w:rsidR="00FC7454" w:rsidRPr="00BC6534" w:rsidRDefault="00FC7454" w:rsidP="00FC7454">
      <w:pPr>
        <w:rPr>
          <w:rFonts w:asciiTheme="minorEastAsia" w:hAnsiTheme="minorEastAsia"/>
        </w:rPr>
      </w:pPr>
      <w:r w:rsidRPr="00BC6534">
        <w:rPr>
          <w:rFonts w:asciiTheme="minorEastAsia" w:hAnsiTheme="minorEastAsia"/>
        </w:rPr>
        <w:tab/>
      </w:r>
      <w:r w:rsidRPr="00BC6534">
        <w:rPr>
          <w:rFonts w:asciiTheme="minorEastAsia" w:hAnsiTheme="minorEastAsia" w:hint="eastAsia"/>
        </w:rPr>
        <w:t>网络入侵防护系统</w:t>
      </w:r>
      <w:r w:rsidRPr="00BC6534">
        <w:rPr>
          <w:rFonts w:asciiTheme="minorEastAsia" w:hAnsiTheme="minorEastAsia"/>
        </w:rPr>
        <w:t>通过旁路部署方式，无变更无侵入地对网络4层会话进行实时阻断，并提供了阻断 API，方便其他安全检测类产品调用</w:t>
      </w:r>
      <w:r w:rsidRPr="00BC6534">
        <w:rPr>
          <w:rFonts w:asciiTheme="minorEastAsia" w:hAnsiTheme="minorEastAsia" w:hint="eastAsia"/>
        </w:rPr>
        <w:t>。同时</w:t>
      </w:r>
      <w:r w:rsidR="00487BFE" w:rsidRPr="00BC6534">
        <w:rPr>
          <w:rFonts w:asciiTheme="minorEastAsia" w:hAnsiTheme="minorEastAsia" w:hint="eastAsia"/>
        </w:rPr>
        <w:t>支持串联网络实时拦截的部署方式。</w:t>
      </w:r>
      <w:r w:rsidRPr="00BC6534">
        <w:rPr>
          <w:rFonts w:asciiTheme="minorEastAsia" w:hAnsiTheme="minorEastAsia"/>
        </w:rPr>
        <w:t>此外，网络入侵防护系统提供全</w:t>
      </w:r>
      <w:proofErr w:type="gramStart"/>
      <w:r w:rsidRPr="00BC6534">
        <w:rPr>
          <w:rFonts w:asciiTheme="minorEastAsia" w:hAnsiTheme="minorEastAsia"/>
        </w:rPr>
        <w:t>量网络</w:t>
      </w:r>
      <w:proofErr w:type="gramEnd"/>
      <w:r w:rsidRPr="00BC6534">
        <w:rPr>
          <w:rFonts w:asciiTheme="minorEastAsia" w:hAnsiTheme="minorEastAsia"/>
        </w:rPr>
        <w:t>日志存储和检索、安全告警、可视化大屏等功能，帮助客户解决</w:t>
      </w:r>
      <w:proofErr w:type="gramStart"/>
      <w:r w:rsidRPr="00BC6534">
        <w:rPr>
          <w:rFonts w:asciiTheme="minorEastAsia" w:hAnsiTheme="minorEastAsia"/>
        </w:rPr>
        <w:t>等保合规</w:t>
      </w:r>
      <w:proofErr w:type="gramEnd"/>
      <w:r w:rsidRPr="00BC6534">
        <w:rPr>
          <w:rFonts w:asciiTheme="minorEastAsia" w:hAnsiTheme="minorEastAsia"/>
        </w:rPr>
        <w:t>、日志审计、行政监管、以及云平台管控等问题。</w:t>
      </w:r>
    </w:p>
    <w:p w14:paraId="64BC06D7" w14:textId="4307737D" w:rsidR="00907907" w:rsidRPr="00BC6534" w:rsidRDefault="00907907" w:rsidP="00FC7454">
      <w:pPr>
        <w:rPr>
          <w:rFonts w:asciiTheme="minorEastAsia" w:hAnsiTheme="minorEastAsia"/>
        </w:rPr>
      </w:pPr>
      <w:r w:rsidRPr="00BC6534">
        <w:rPr>
          <w:rFonts w:asciiTheme="minorEastAsia" w:hAnsiTheme="minorEastAsia"/>
        </w:rPr>
        <w:tab/>
      </w:r>
      <w:r w:rsidRPr="00BC6534">
        <w:rPr>
          <w:rFonts w:asciiTheme="minorEastAsia" w:hAnsiTheme="minorEastAsia" w:hint="eastAsia"/>
        </w:rPr>
        <w:t>常见网络入侵保护系统包括I</w:t>
      </w:r>
      <w:r w:rsidRPr="00BC6534">
        <w:rPr>
          <w:rFonts w:asciiTheme="minorEastAsia" w:hAnsiTheme="minorEastAsia"/>
        </w:rPr>
        <w:t>PS</w:t>
      </w:r>
      <w:r w:rsidRPr="00BC6534">
        <w:rPr>
          <w:rFonts w:asciiTheme="minorEastAsia" w:hAnsiTheme="minorEastAsia" w:hint="eastAsia"/>
        </w:rPr>
        <w:t>和W</w:t>
      </w:r>
      <w:r w:rsidRPr="00BC6534">
        <w:rPr>
          <w:rFonts w:asciiTheme="minorEastAsia" w:hAnsiTheme="minorEastAsia"/>
        </w:rPr>
        <w:t>AF</w:t>
      </w:r>
      <w:r w:rsidRPr="00BC6534">
        <w:rPr>
          <w:rFonts w:asciiTheme="minorEastAsia" w:hAnsiTheme="minorEastAsia" w:hint="eastAsia"/>
        </w:rPr>
        <w:t>。</w:t>
      </w:r>
      <w:r w:rsidRPr="00BC6534">
        <w:rPr>
          <w:rFonts w:asciiTheme="minorEastAsia" w:hAnsiTheme="minorEastAsia"/>
        </w:rPr>
        <w:t>WAF是一系列针对性优化算法的高级 Web 应用防火墙。采用正则规则和语义分析的双引擎架构，对 SQL 注入、</w:t>
      </w:r>
      <w:proofErr w:type="gramStart"/>
      <w:r w:rsidRPr="00BC6534">
        <w:rPr>
          <w:rFonts w:asciiTheme="minorEastAsia" w:hAnsiTheme="minorEastAsia"/>
        </w:rPr>
        <w:t>跨站攻击</w:t>
      </w:r>
      <w:proofErr w:type="gramEnd"/>
      <w:r w:rsidRPr="00BC6534">
        <w:rPr>
          <w:rFonts w:asciiTheme="minorEastAsia" w:hAnsiTheme="minorEastAsia"/>
        </w:rPr>
        <w:t>、命令和代码注入、目录遍历、扫描器、恶意bot、</w:t>
      </w:r>
      <w:proofErr w:type="spellStart"/>
      <w:r w:rsidRPr="00BC6534">
        <w:rPr>
          <w:rFonts w:asciiTheme="minorEastAsia" w:hAnsiTheme="minorEastAsia"/>
        </w:rPr>
        <w:t>webshell</w:t>
      </w:r>
      <w:proofErr w:type="spellEnd"/>
      <w:r w:rsidRPr="00BC6534">
        <w:rPr>
          <w:rFonts w:asciiTheme="minorEastAsia" w:hAnsiTheme="minorEastAsia"/>
        </w:rPr>
        <w:t>、CC 等攻击实现实时的高性能防护。</w:t>
      </w:r>
    </w:p>
    <w:p w14:paraId="7C0B5550" w14:textId="0C5A7B76" w:rsidR="0072372E" w:rsidRDefault="0072372E" w:rsidP="00FC7454">
      <w:pPr>
        <w:rPr>
          <w:ins w:id="120" w:author="李 子晔" w:date="2020-09-03T10:55:00Z"/>
          <w:rFonts w:asciiTheme="minorEastAsia" w:hAnsiTheme="minorEastAsia"/>
        </w:rPr>
      </w:pPr>
      <w:r w:rsidRPr="00BC6534">
        <w:rPr>
          <w:rFonts w:asciiTheme="minorEastAsia" w:hAnsiTheme="minorEastAsia"/>
        </w:rPr>
        <w:tab/>
        <w:t>IPS (</w:t>
      </w:r>
      <w:r w:rsidRPr="00BC6534">
        <w:rPr>
          <w:rFonts w:asciiTheme="minorEastAsia" w:hAnsiTheme="minorEastAsia" w:hint="eastAsia"/>
        </w:rPr>
        <w:t>入侵防御系统</w:t>
      </w:r>
      <w:r w:rsidRPr="00BC6534">
        <w:rPr>
          <w:rFonts w:asciiTheme="minorEastAsia" w:hAnsiTheme="minorEastAsia"/>
        </w:rPr>
        <w:t>)是对防病毒软件和防火墙的补充。入侵防御系统是一部能够监视网络或网络设备的网络资料传输行为的计算机网络安全设备，能够及时的中断、调整或隔离一些不正常或是具有伤害性的网络资料传输行为。</w:t>
      </w:r>
    </w:p>
    <w:p w14:paraId="1F379F05" w14:textId="77777777" w:rsidR="00CF7C39" w:rsidRPr="00BC6534" w:rsidRDefault="00CF7C39" w:rsidP="00CF7C39">
      <w:pPr>
        <w:rPr>
          <w:moveTo w:id="121" w:author="李 子晔" w:date="2020-09-03T10:56:00Z"/>
          <w:rFonts w:asciiTheme="minorEastAsia" w:hAnsiTheme="minorEastAsia"/>
        </w:rPr>
      </w:pPr>
      <w:moveToRangeStart w:id="122" w:author="李 子晔" w:date="2020-09-03T10:56:00Z" w:name="move50023013"/>
      <w:moveTo w:id="123" w:author="李 子晔" w:date="2020-09-03T10:56:00Z">
        <w:r w:rsidRPr="00BC6534">
          <w:rPr>
            <w:rFonts w:asciiTheme="minorEastAsia" w:hAnsiTheme="minorEastAsia"/>
          </w:rPr>
          <w:t>系统架构示意图如下所示：</w:t>
        </w:r>
      </w:moveTo>
    </w:p>
    <w:p w14:paraId="33DC44E7" w14:textId="77777777" w:rsidR="00CF7C39" w:rsidRPr="00BC6534" w:rsidRDefault="00CF7C39" w:rsidP="00CF7C39">
      <w:pPr>
        <w:rPr>
          <w:moveTo w:id="124" w:author="李 子晔" w:date="2020-09-03T10:56:00Z"/>
          <w:rFonts w:asciiTheme="minorEastAsia" w:hAnsiTheme="minorEastAsia"/>
        </w:rPr>
      </w:pPr>
      <w:moveTo w:id="125" w:author="李 子晔" w:date="2020-09-03T10:56:00Z">
        <w:r w:rsidRPr="00BC6534">
          <w:rPr>
            <w:rFonts w:asciiTheme="minorEastAsia" w:hAnsiTheme="minorEastAsia"/>
            <w:noProof/>
          </w:rPr>
          <w:lastRenderedPageBreak/>
          <w:drawing>
            <wp:inline distT="0" distB="0" distL="0" distR="0" wp14:anchorId="244C33B4" wp14:editId="1A683571">
              <wp:extent cx="5274310" cy="313817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38170"/>
                      </a:xfrm>
                      <a:prstGeom prst="rect">
                        <a:avLst/>
                      </a:prstGeom>
                    </pic:spPr>
                  </pic:pic>
                </a:graphicData>
              </a:graphic>
            </wp:inline>
          </w:drawing>
        </w:r>
      </w:moveTo>
    </w:p>
    <w:moveToRangeEnd w:id="122"/>
    <w:p w14:paraId="063F0429" w14:textId="671A736E" w:rsidR="00745E72" w:rsidRPr="00745E72" w:rsidRDefault="00745E72" w:rsidP="00FC7454">
      <w:pPr>
        <w:rPr>
          <w:rFonts w:asciiTheme="minorEastAsia" w:hAnsiTheme="minorEastAsia"/>
        </w:rPr>
      </w:pPr>
    </w:p>
    <w:p w14:paraId="587F6E60" w14:textId="3F74E7A8" w:rsidR="00907907" w:rsidRPr="00BC6534" w:rsidRDefault="00907907" w:rsidP="00907907">
      <w:pPr>
        <w:pStyle w:val="4"/>
        <w:rPr>
          <w:rFonts w:asciiTheme="minorEastAsia" w:eastAsiaTheme="minorEastAsia" w:hAnsiTheme="minorEastAsia"/>
        </w:rPr>
      </w:pPr>
      <w:r w:rsidRPr="00BC6534">
        <w:rPr>
          <w:rFonts w:asciiTheme="minorEastAsia" w:eastAsiaTheme="minorEastAsia" w:hAnsiTheme="minorEastAsia" w:hint="eastAsia"/>
          <w:b w:val="0"/>
          <w:bCs w:val="0"/>
        </w:rPr>
        <w:t>4.2.3.2</w:t>
      </w:r>
      <w:r w:rsidRPr="00BC6534">
        <w:rPr>
          <w:rFonts w:asciiTheme="minorEastAsia" w:eastAsiaTheme="minorEastAsia" w:hAnsiTheme="minorEastAsia" w:hint="eastAsia"/>
        </w:rPr>
        <w:t>主机入侵保护系统</w:t>
      </w:r>
    </w:p>
    <w:p w14:paraId="014C4900" w14:textId="000C30DB" w:rsidR="00C14443" w:rsidRPr="00BC6534" w:rsidRDefault="00C14443" w:rsidP="00FC7454">
      <w:pPr>
        <w:rPr>
          <w:rFonts w:asciiTheme="minorEastAsia" w:hAnsiTheme="minorEastAsia"/>
        </w:rPr>
      </w:pPr>
      <w:r w:rsidRPr="00BC6534">
        <w:rPr>
          <w:rFonts w:asciiTheme="minorEastAsia" w:hAnsiTheme="minorEastAsia"/>
        </w:rPr>
        <w:tab/>
      </w:r>
      <w:r w:rsidRPr="00BC6534">
        <w:rPr>
          <w:rFonts w:asciiTheme="minorEastAsia" w:hAnsiTheme="minorEastAsia" w:hint="eastAsia"/>
        </w:rPr>
        <w:t>主机入侵保护系统可以</w:t>
      </w:r>
      <w:proofErr w:type="gramStart"/>
      <w:r w:rsidRPr="00BC6534">
        <w:rPr>
          <w:rFonts w:asciiTheme="minorEastAsia" w:hAnsiTheme="minorEastAsia" w:hint="eastAsia"/>
        </w:rPr>
        <w:t>提供提供</w:t>
      </w:r>
      <w:proofErr w:type="gramEnd"/>
      <w:r w:rsidRPr="00BC6534">
        <w:rPr>
          <w:rFonts w:asciiTheme="minorEastAsia" w:hAnsiTheme="minorEastAsia" w:hint="eastAsia"/>
        </w:rPr>
        <w:t>资产管理、漏洞管理、基线检查、入侵检测等功能，能够帮助</w:t>
      </w:r>
      <w:r w:rsidR="00152326" w:rsidRPr="00BC6534">
        <w:rPr>
          <w:rFonts w:asciiTheme="minorEastAsia" w:hAnsiTheme="minorEastAsia" w:hint="eastAsia"/>
        </w:rPr>
        <w:t>智慧城市</w:t>
      </w:r>
      <w:r w:rsidRPr="00BC6534">
        <w:rPr>
          <w:rFonts w:asciiTheme="minorEastAsia" w:hAnsiTheme="minorEastAsia" w:hint="eastAsia"/>
        </w:rPr>
        <w:t>更方便地管理主机安全风险，实时发现并阻止黑客入侵行为，以及满足</w:t>
      </w:r>
      <w:proofErr w:type="gramStart"/>
      <w:r w:rsidRPr="00BC6534">
        <w:rPr>
          <w:rFonts w:asciiTheme="minorEastAsia" w:hAnsiTheme="minorEastAsia" w:hint="eastAsia"/>
        </w:rPr>
        <w:t>等保合规</w:t>
      </w:r>
      <w:proofErr w:type="gramEnd"/>
      <w:r w:rsidRPr="00BC6534">
        <w:rPr>
          <w:rFonts w:asciiTheme="minorEastAsia" w:hAnsiTheme="minorEastAsia" w:hint="eastAsia"/>
        </w:rPr>
        <w:t>的要求。</w:t>
      </w:r>
      <w:r w:rsidR="00232541" w:rsidRPr="00BC6534">
        <w:rPr>
          <w:rFonts w:asciiTheme="minorEastAsia" w:hAnsiTheme="minorEastAsia" w:hint="eastAsia"/>
        </w:rPr>
        <w:t>主机入侵保护系统包括资产管理、漏洞管理、基线检查、账号破解防护、双因子认证、关键文件变更检测、恶意程序检测、网页后门检测和网页防篡改。</w:t>
      </w:r>
    </w:p>
    <w:p w14:paraId="249FEBF9" w14:textId="02E7E0DE" w:rsidR="009771C7" w:rsidRPr="00BC6534" w:rsidRDefault="009771C7" w:rsidP="009771C7">
      <w:pPr>
        <w:pStyle w:val="4"/>
        <w:rPr>
          <w:rFonts w:asciiTheme="minorEastAsia" w:eastAsiaTheme="minorEastAsia" w:hAnsiTheme="minorEastAsia"/>
        </w:rPr>
      </w:pPr>
      <w:r w:rsidRPr="00BC6534">
        <w:rPr>
          <w:rFonts w:asciiTheme="minorEastAsia" w:eastAsiaTheme="minorEastAsia" w:hAnsiTheme="minorEastAsia" w:hint="eastAsia"/>
          <w:b w:val="0"/>
          <w:bCs w:val="0"/>
        </w:rPr>
        <w:t>4.2.3.</w:t>
      </w:r>
      <w:r w:rsidRPr="00BC6534">
        <w:rPr>
          <w:rFonts w:asciiTheme="minorEastAsia" w:eastAsiaTheme="minorEastAsia" w:hAnsiTheme="minorEastAsia"/>
          <w:b w:val="0"/>
          <w:bCs w:val="0"/>
        </w:rPr>
        <w:t>3</w:t>
      </w:r>
      <w:r w:rsidRPr="00BC6534">
        <w:rPr>
          <w:rFonts w:asciiTheme="minorEastAsia" w:eastAsiaTheme="minorEastAsia" w:hAnsiTheme="minorEastAsia" w:hint="eastAsia"/>
        </w:rPr>
        <w:t>容器安全入侵保护系统</w:t>
      </w:r>
    </w:p>
    <w:p w14:paraId="262C6362" w14:textId="618225A7" w:rsidR="009771C7" w:rsidRPr="00BC6534" w:rsidRDefault="009771C7" w:rsidP="009771C7">
      <w:pPr>
        <w:rPr>
          <w:rFonts w:asciiTheme="minorEastAsia" w:hAnsiTheme="minorEastAsia"/>
        </w:rPr>
      </w:pPr>
      <w:r w:rsidRPr="00BC6534">
        <w:rPr>
          <w:rFonts w:asciiTheme="minorEastAsia" w:hAnsiTheme="minorEastAsia"/>
        </w:rPr>
        <w:tab/>
      </w:r>
      <w:r w:rsidRPr="00BC6534">
        <w:rPr>
          <w:rFonts w:asciiTheme="minorEastAsia" w:hAnsiTheme="minorEastAsia" w:hint="eastAsia"/>
        </w:rPr>
        <w:t>容器安全入侵保护系统能够扫描镜像中的漏洞与配置信息，帮助</w:t>
      </w:r>
      <w:r w:rsidR="002C2427" w:rsidRPr="00BC6534">
        <w:rPr>
          <w:rFonts w:asciiTheme="minorEastAsia" w:hAnsiTheme="minorEastAsia" w:hint="eastAsia"/>
        </w:rPr>
        <w:t>智慧城市</w:t>
      </w:r>
      <w:r w:rsidRPr="00BC6534">
        <w:rPr>
          <w:rFonts w:asciiTheme="minorEastAsia" w:hAnsiTheme="minorEastAsia" w:hint="eastAsia"/>
        </w:rPr>
        <w:t>解决传统安全软件无法感知容器环境的问题；同时提供容器进程白名单、文件只读保护和容器逃逸检测功能，有效防止容器运行时安全风险事件的发生。</w:t>
      </w:r>
    </w:p>
    <w:p w14:paraId="5AED5318" w14:textId="77777777" w:rsidR="00742BA5" w:rsidRPr="00BC6534" w:rsidRDefault="00742BA5" w:rsidP="00742BA5">
      <w:pPr>
        <w:pStyle w:val="4"/>
        <w:rPr>
          <w:rFonts w:asciiTheme="minorEastAsia" w:eastAsiaTheme="minorEastAsia" w:hAnsiTheme="minorEastAsia"/>
        </w:rPr>
      </w:pPr>
      <w:r w:rsidRPr="00BC6534">
        <w:rPr>
          <w:rFonts w:asciiTheme="minorEastAsia" w:eastAsiaTheme="minorEastAsia" w:hAnsiTheme="minorEastAsia" w:hint="eastAsia"/>
          <w:b w:val="0"/>
          <w:bCs w:val="0"/>
        </w:rPr>
        <w:t>4.2.3.</w:t>
      </w:r>
      <w:r w:rsidRPr="00BC6534">
        <w:rPr>
          <w:rFonts w:asciiTheme="minorEastAsia" w:eastAsiaTheme="minorEastAsia" w:hAnsiTheme="minorEastAsia"/>
          <w:b w:val="0"/>
          <w:bCs w:val="0"/>
        </w:rPr>
        <w:t>4</w:t>
      </w:r>
      <w:r w:rsidRPr="00BC6534">
        <w:rPr>
          <w:rFonts w:asciiTheme="minorEastAsia" w:eastAsiaTheme="minorEastAsia" w:hAnsiTheme="minorEastAsia"/>
        </w:rPr>
        <w:t>安全日志和事件管理</w:t>
      </w:r>
      <w:r w:rsidRPr="00BC6534">
        <w:rPr>
          <w:rFonts w:asciiTheme="minorEastAsia" w:eastAsiaTheme="minorEastAsia" w:hAnsiTheme="minorEastAsia" w:hint="eastAsia"/>
        </w:rPr>
        <w:t>系统</w:t>
      </w:r>
    </w:p>
    <w:p w14:paraId="5D99A22C" w14:textId="324AD9B4" w:rsidR="00742BA5" w:rsidRDefault="00742BA5" w:rsidP="00742BA5">
      <w:pPr>
        <w:rPr>
          <w:ins w:id="126" w:author="李 子晔" w:date="2020-09-03T11:07:00Z"/>
          <w:rFonts w:asciiTheme="minorEastAsia" w:hAnsiTheme="minorEastAsia"/>
        </w:rPr>
      </w:pPr>
      <w:r w:rsidRPr="00BC6534">
        <w:rPr>
          <w:rFonts w:asciiTheme="minorEastAsia" w:hAnsiTheme="minorEastAsia"/>
        </w:rPr>
        <w:tab/>
      </w:r>
      <w:r w:rsidRPr="00BC6534">
        <w:rPr>
          <w:rFonts w:asciiTheme="minorEastAsia" w:hAnsiTheme="minorEastAsia" w:hint="eastAsia"/>
        </w:rPr>
        <w:t>安全日志和事件管理系统拥有完善的安全日志管理要求、安全事件定级处置流程和</w:t>
      </w:r>
      <w:r w:rsidRPr="00BC6534">
        <w:rPr>
          <w:rFonts w:asciiTheme="minorEastAsia" w:hAnsiTheme="minorEastAsia"/>
        </w:rPr>
        <w:t>7*24小时的专业安全事件响应团队以及对应的安全专家资源池来应对。</w:t>
      </w:r>
      <w:r w:rsidRPr="00BC6534">
        <w:rPr>
          <w:rFonts w:asciiTheme="minorEastAsia" w:hAnsiTheme="minorEastAsia" w:hint="eastAsia"/>
        </w:rPr>
        <w:t>应急响应团队</w:t>
      </w:r>
      <w:r w:rsidRPr="00BC6534">
        <w:rPr>
          <w:rFonts w:asciiTheme="minorEastAsia" w:hAnsiTheme="minorEastAsia"/>
        </w:rPr>
        <w:t>秉承快速发现、快速定界、快速隔离与快速恢复的安全事件响应原则。同时，根据安全事件对整网、</w:t>
      </w:r>
      <w:r w:rsidRPr="00BC6534">
        <w:rPr>
          <w:rFonts w:asciiTheme="minorEastAsia" w:hAnsiTheme="minorEastAsia" w:hint="eastAsia"/>
        </w:rPr>
        <w:t>智慧城市服务</w:t>
      </w:r>
      <w:r w:rsidRPr="00BC6534">
        <w:rPr>
          <w:rFonts w:asciiTheme="minorEastAsia" w:hAnsiTheme="minorEastAsia"/>
        </w:rPr>
        <w:t>的危害刷新事件定级标准以及响应时限和解决时限等要求。</w:t>
      </w:r>
    </w:p>
    <w:p w14:paraId="7C8E9173" w14:textId="7441A151" w:rsidR="00540382" w:rsidRPr="00BC6534" w:rsidRDefault="00540382" w:rsidP="00742BA5">
      <w:pPr>
        <w:rPr>
          <w:rFonts w:asciiTheme="minorEastAsia" w:hAnsiTheme="minorEastAsia"/>
        </w:rPr>
      </w:pPr>
      <w:ins w:id="127" w:author="李 子晔" w:date="2020-09-03T11:07:00Z">
        <w:r>
          <w:rPr>
            <w:rFonts w:asciiTheme="minorEastAsia" w:hAnsiTheme="minorEastAsia" w:hint="eastAsia"/>
          </w:rPr>
          <w:t>代码检测</w:t>
        </w:r>
      </w:ins>
    </w:p>
    <w:p w14:paraId="69EF65BF" w14:textId="5D2E3C2B" w:rsidR="00742BA5" w:rsidRPr="00BC6534" w:rsidDel="00CF7C39" w:rsidRDefault="00742BA5" w:rsidP="00742BA5">
      <w:pPr>
        <w:pStyle w:val="4"/>
        <w:rPr>
          <w:moveFrom w:id="128" w:author="李 子晔" w:date="2020-09-03T10:57:00Z"/>
          <w:rFonts w:asciiTheme="minorEastAsia" w:eastAsiaTheme="minorEastAsia" w:hAnsiTheme="minorEastAsia"/>
        </w:rPr>
      </w:pPr>
      <w:moveFromRangeStart w:id="129" w:author="李 子晔" w:date="2020-09-03T10:57:00Z" w:name="move50023065"/>
      <w:moveFrom w:id="130" w:author="李 子晔" w:date="2020-09-03T10:57:00Z">
        <w:r w:rsidRPr="00BC6534" w:rsidDel="00CF7C39">
          <w:rPr>
            <w:rFonts w:asciiTheme="minorEastAsia" w:eastAsiaTheme="minorEastAsia" w:hAnsiTheme="minorEastAsia" w:hint="eastAsia"/>
            <w:b w:val="0"/>
            <w:bCs w:val="0"/>
          </w:rPr>
          <w:lastRenderedPageBreak/>
          <w:t>4.2.3.</w:t>
        </w:r>
        <w:r w:rsidR="00196E0D" w:rsidDel="00CF7C39">
          <w:rPr>
            <w:rFonts w:asciiTheme="minorEastAsia" w:eastAsiaTheme="minorEastAsia" w:hAnsiTheme="minorEastAsia" w:hint="eastAsia"/>
            <w:b w:val="0"/>
            <w:bCs w:val="0"/>
          </w:rPr>
          <w:t>5</w:t>
        </w:r>
        <w:r w:rsidRPr="00BC6534" w:rsidDel="00CF7C39">
          <w:rPr>
            <w:rFonts w:asciiTheme="minorEastAsia" w:eastAsiaTheme="minorEastAsia" w:hAnsiTheme="minorEastAsia" w:hint="eastAsia"/>
          </w:rPr>
          <w:t>蜜罐诱捕系统</w:t>
        </w:r>
      </w:moveFrom>
    </w:p>
    <w:p w14:paraId="201F4294" w14:textId="71DD3E0E" w:rsidR="00742BA5" w:rsidRPr="00BC6534" w:rsidDel="00CF7C39" w:rsidRDefault="00742BA5" w:rsidP="00742BA5">
      <w:pPr>
        <w:rPr>
          <w:moveFrom w:id="131" w:author="李 子晔" w:date="2020-09-03T10:57:00Z"/>
          <w:rFonts w:asciiTheme="minorEastAsia" w:hAnsiTheme="minorEastAsia"/>
        </w:rPr>
      </w:pPr>
      <w:moveFrom w:id="132" w:author="李 子晔" w:date="2020-09-03T10:57:00Z">
        <w:r w:rsidRPr="00BC6534" w:rsidDel="00CF7C39">
          <w:rPr>
            <w:rFonts w:asciiTheme="minorEastAsia" w:hAnsiTheme="minorEastAsia"/>
          </w:rPr>
          <w:tab/>
        </w:r>
        <w:r w:rsidRPr="00BC6534" w:rsidDel="00CF7C39">
          <w:rPr>
            <w:rFonts w:asciiTheme="minorEastAsia" w:hAnsiTheme="minorEastAsia" w:cs="Arial"/>
            <w:color w:val="333333"/>
            <w:szCs w:val="21"/>
            <w:shd w:val="clear" w:color="auto" w:fill="FFFFFF"/>
          </w:rPr>
          <w:t>蜜罐技术本质上是一种对攻击方进行欺骗的技术，通过布置一些作为诱饵的主机、网络服务或者信息，诱使攻击方对它们实施攻击，从而可以对攻击行为进行捕获和分析，了解攻击方所使用的工具与方法，推测攻击意图和动机，能够让防御方清晰地了解他们所面对的安全威胁，并通过技术和管理手段来增强实际系统的安全防护能力。</w:t>
        </w:r>
      </w:moveFrom>
    </w:p>
    <w:bookmarkStart w:id="133" w:name="_Toc50015717"/>
    <w:moveFromRangeEnd w:id="129"/>
    <w:p w14:paraId="3B47B9E1" w14:textId="717A7A51" w:rsidR="00742324" w:rsidRPr="00BC6534" w:rsidRDefault="00327B70" w:rsidP="005D524A">
      <w:pPr>
        <w:pStyle w:val="3"/>
      </w:pPr>
      <w:r w:rsidRPr="00BC6534">
        <w:rPr>
          <w:noProof/>
        </w:rPr>
        <mc:AlternateContent>
          <mc:Choice Requires="wps">
            <w:drawing>
              <wp:anchor distT="0" distB="0" distL="114300" distR="114300" simplePos="0" relativeHeight="251661312" behindDoc="0" locked="0" layoutInCell="1" allowOverlap="1" wp14:anchorId="3CDFF221" wp14:editId="711D001E">
                <wp:simplePos x="0" y="0"/>
                <wp:positionH relativeFrom="column">
                  <wp:posOffset>8161732</wp:posOffset>
                </wp:positionH>
                <wp:positionV relativeFrom="paragraph">
                  <wp:posOffset>724271</wp:posOffset>
                </wp:positionV>
                <wp:extent cx="1310640" cy="762000"/>
                <wp:effectExtent l="0" t="19050" r="41910" b="38100"/>
                <wp:wrapNone/>
                <wp:docPr id="7" name="箭头: 右 6">
                  <a:extLst xmlns:a="http://schemas.openxmlformats.org/drawingml/2006/main">
                    <a:ext uri="{FF2B5EF4-FFF2-40B4-BE49-F238E27FC236}">
                      <a16:creationId xmlns:a16="http://schemas.microsoft.com/office/drawing/2014/main" id="{63E85926-049B-49E9-9AD7-D5E0FB5E2298}"/>
                    </a:ext>
                  </a:extLst>
                </wp:docPr>
                <wp:cNvGraphicFramePr/>
                <a:graphic xmlns:a="http://schemas.openxmlformats.org/drawingml/2006/main">
                  <a:graphicData uri="http://schemas.microsoft.com/office/word/2010/wordprocessingShape">
                    <wps:wsp>
                      <wps:cNvSpPr/>
                      <wps:spPr>
                        <a:xfrm>
                          <a:off x="0" y="0"/>
                          <a:ext cx="1310640" cy="762000"/>
                        </a:xfrm>
                        <a:prstGeom prst="rightArrow">
                          <a:avLst/>
                        </a:prstGeom>
                      </wps:spPr>
                      <wps:style>
                        <a:lnRef idx="2">
                          <a:schemeClr val="accent5">
                            <a:shade val="50000"/>
                          </a:schemeClr>
                        </a:lnRef>
                        <a:fillRef idx="1">
                          <a:schemeClr val="accent5"/>
                        </a:fillRef>
                        <a:effectRef idx="0">
                          <a:schemeClr val="accent5"/>
                        </a:effectRef>
                        <a:fontRef idx="minor">
                          <a:schemeClr val="lt1"/>
                        </a:fontRef>
                      </wps:style>
                      <wps:bodyPr rtlCol="0" anchor="ctr"/>
                    </wps:wsp>
                  </a:graphicData>
                </a:graphic>
              </wp:anchor>
            </w:drawing>
          </mc:Choice>
          <mc:Fallback>
            <w:pict>
              <v:shapetype w14:anchorId="5629DA8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6" o:spid="_x0000_s1026" type="#_x0000_t13" style="position:absolute;left:0;text-align:left;margin-left:642.65pt;margin-top:57.05pt;width:103.2pt;height:6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" adj="15321" fillcolor="#5b9bd5 [3208]" strokecolor="#1f4d78 [1608]" strokeweight="1pt"/>
            </w:pict>
          </mc:Fallback>
        </mc:AlternateContent>
      </w:r>
      <w:r w:rsidR="00742324" w:rsidRPr="00BC6534">
        <w:rPr>
          <w:rFonts w:hint="eastAsia"/>
        </w:rPr>
        <w:t>4.2.4可用性</w:t>
      </w:r>
      <w:bookmarkEnd w:id="133"/>
    </w:p>
    <w:p w14:paraId="5EB64489" w14:textId="5F9E6B78" w:rsidR="001B52FC" w:rsidRPr="00BC6534" w:rsidRDefault="001B52FC" w:rsidP="001B52FC">
      <w:pPr>
        <w:rPr>
          <w:rFonts w:asciiTheme="minorEastAsia" w:hAnsiTheme="minorEastAsia"/>
        </w:rPr>
      </w:pPr>
      <w:r w:rsidRPr="00BC6534">
        <w:rPr>
          <w:rFonts w:asciiTheme="minorEastAsia" w:hAnsiTheme="minorEastAsia"/>
        </w:rPr>
        <w:tab/>
      </w:r>
      <w:r w:rsidRPr="00BC6534">
        <w:rPr>
          <w:rFonts w:asciiTheme="minorEastAsia" w:hAnsiTheme="minorEastAsia" w:hint="eastAsia"/>
        </w:rPr>
        <w:t>为保障网络/应用/系统可用性，需要进行数据容灾备份、网络隔离和D</w:t>
      </w:r>
      <w:r w:rsidRPr="00BC6534">
        <w:rPr>
          <w:rFonts w:asciiTheme="minorEastAsia" w:hAnsiTheme="minorEastAsia"/>
        </w:rPr>
        <w:t>DOS</w:t>
      </w:r>
      <w:r w:rsidRPr="00BC6534">
        <w:rPr>
          <w:rFonts w:asciiTheme="minorEastAsia" w:hAnsiTheme="minorEastAsia" w:hint="eastAsia"/>
        </w:rPr>
        <w:t>高防。</w:t>
      </w:r>
    </w:p>
    <w:p w14:paraId="5B8DCEF5" w14:textId="4933DA59" w:rsidR="009A7139" w:rsidRPr="00BC6534" w:rsidRDefault="009A7139" w:rsidP="009A7139">
      <w:pPr>
        <w:pStyle w:val="4"/>
        <w:rPr>
          <w:rFonts w:asciiTheme="minorEastAsia" w:eastAsiaTheme="minorEastAsia" w:hAnsiTheme="minorEastAsia"/>
        </w:rPr>
      </w:pPr>
      <w:r w:rsidRPr="00BC6534">
        <w:rPr>
          <w:rFonts w:asciiTheme="minorEastAsia" w:eastAsiaTheme="minorEastAsia" w:hAnsiTheme="minorEastAsia" w:hint="eastAsia"/>
        </w:rPr>
        <w:t>4.2.4.1容灾备份</w:t>
      </w:r>
    </w:p>
    <w:p w14:paraId="42D502CC" w14:textId="1CA906EA" w:rsidR="004E4A5B" w:rsidRPr="00BC6534" w:rsidRDefault="004E4A5B" w:rsidP="001B52FC">
      <w:pPr>
        <w:rPr>
          <w:rFonts w:asciiTheme="minorEastAsia" w:hAnsiTheme="minorEastAsia"/>
        </w:rPr>
      </w:pPr>
      <w:r w:rsidRPr="00BC6534">
        <w:rPr>
          <w:rFonts w:asciiTheme="minorEastAsia" w:hAnsiTheme="minorEastAsia"/>
        </w:rPr>
        <w:tab/>
      </w:r>
      <w:r w:rsidRPr="00BC6534">
        <w:rPr>
          <w:rFonts w:asciiTheme="minorEastAsia" w:hAnsiTheme="minorEastAsia" w:hint="eastAsia"/>
        </w:rPr>
        <w:t>容灾是为了在遭遇灾害时能保证信息系统能正常运行，帮助</w:t>
      </w:r>
      <w:r w:rsidR="002C2427" w:rsidRPr="00BC6534">
        <w:rPr>
          <w:rFonts w:asciiTheme="minorEastAsia" w:hAnsiTheme="minorEastAsia" w:hint="eastAsia"/>
        </w:rPr>
        <w:t>智慧城市</w:t>
      </w:r>
      <w:r w:rsidRPr="00BC6534">
        <w:rPr>
          <w:rFonts w:asciiTheme="minorEastAsia" w:hAnsiTheme="minorEastAsia" w:hint="eastAsia"/>
        </w:rPr>
        <w:t>实现业务连续性的目标，备份是为了应对灾难来临时造成的数据丢失问题。在容灾备份一体化产品出现之前，容</w:t>
      </w:r>
      <w:proofErr w:type="gramStart"/>
      <w:r w:rsidRPr="00BC6534">
        <w:rPr>
          <w:rFonts w:asciiTheme="minorEastAsia" w:hAnsiTheme="minorEastAsia" w:hint="eastAsia"/>
        </w:rPr>
        <w:t>灾系统</w:t>
      </w:r>
      <w:proofErr w:type="gramEnd"/>
      <w:r w:rsidRPr="00BC6534">
        <w:rPr>
          <w:rFonts w:asciiTheme="minorEastAsia" w:hAnsiTheme="minorEastAsia" w:hint="eastAsia"/>
        </w:rPr>
        <w:t>与备份系统是独立的。容灾备份产品的最终目标是帮助</w:t>
      </w:r>
      <w:r w:rsidR="002C2427" w:rsidRPr="00BC6534">
        <w:rPr>
          <w:rFonts w:asciiTheme="minorEastAsia" w:hAnsiTheme="minorEastAsia" w:hint="eastAsia"/>
        </w:rPr>
        <w:t>智慧城市</w:t>
      </w:r>
      <w:r w:rsidRPr="00BC6534">
        <w:rPr>
          <w:rFonts w:asciiTheme="minorEastAsia" w:hAnsiTheme="minorEastAsia" w:hint="eastAsia"/>
        </w:rPr>
        <w:t>应对人为误操作、软件错误、病毒入侵等“软”性灾害以及硬件故障、自然灾害等“硬”性灾害。</w:t>
      </w:r>
    </w:p>
    <w:p w14:paraId="3FC3739F" w14:textId="720CF268" w:rsidR="009A7139" w:rsidRPr="00BC6534" w:rsidRDefault="009A7139" w:rsidP="009A7139">
      <w:pPr>
        <w:pStyle w:val="4"/>
        <w:rPr>
          <w:rFonts w:asciiTheme="minorEastAsia" w:eastAsiaTheme="minorEastAsia" w:hAnsiTheme="minorEastAsia"/>
        </w:rPr>
      </w:pPr>
      <w:r w:rsidRPr="00BC6534">
        <w:rPr>
          <w:rFonts w:asciiTheme="minorEastAsia" w:eastAsiaTheme="minorEastAsia" w:hAnsiTheme="minorEastAsia" w:hint="eastAsia"/>
        </w:rPr>
        <w:t>4.2.4.2网络隔离</w:t>
      </w:r>
    </w:p>
    <w:p w14:paraId="515A70F2" w14:textId="1B7AFAF4" w:rsidR="004E4A5B" w:rsidRPr="00BC6534" w:rsidRDefault="004E4A5B" w:rsidP="001B52FC">
      <w:pPr>
        <w:rPr>
          <w:rFonts w:asciiTheme="minorEastAsia" w:hAnsiTheme="minorEastAsia"/>
        </w:rPr>
      </w:pPr>
      <w:r w:rsidRPr="00BC6534">
        <w:rPr>
          <w:rFonts w:asciiTheme="minorEastAsia" w:hAnsiTheme="minorEastAsia"/>
        </w:rPr>
        <w:tab/>
      </w:r>
      <w:proofErr w:type="gramStart"/>
      <w:r w:rsidRPr="00BC6534">
        <w:rPr>
          <w:rFonts w:asciiTheme="minorEastAsia" w:hAnsiTheme="minorEastAsia" w:hint="eastAsia"/>
        </w:rPr>
        <w:t>云环境</w:t>
      </w:r>
      <w:proofErr w:type="gramEnd"/>
      <w:r w:rsidRPr="00BC6534">
        <w:rPr>
          <w:rFonts w:asciiTheme="minorEastAsia" w:hAnsiTheme="minorEastAsia" w:hint="eastAsia"/>
        </w:rPr>
        <w:t>中南北向的数据通过防火墙的策略规则可以做到网络隔离，而东西向的数据，就会绕开防火墙。在过去，主要通过防火墙、虚拟本地网和访问控制列表做网络隔离。传统防火墙，一般是在防火墙上线部署的时候配置上相应的策略、防火墙隔离、策略的管理和隔离的动作都是发生在防火墙设备上的。</w:t>
      </w:r>
      <w:r w:rsidR="00E16864" w:rsidRPr="00BC6534">
        <w:rPr>
          <w:rFonts w:asciiTheme="minorEastAsia" w:hAnsiTheme="minorEastAsia" w:hint="eastAsia"/>
        </w:rPr>
        <w:t>现在可以使用</w:t>
      </w:r>
      <w:proofErr w:type="gramStart"/>
      <w:r w:rsidR="00E16864" w:rsidRPr="00BC6534">
        <w:rPr>
          <w:rFonts w:asciiTheme="minorEastAsia" w:hAnsiTheme="minorEastAsia" w:hint="eastAsia"/>
        </w:rPr>
        <w:t>虚拟化微隔离</w:t>
      </w:r>
      <w:proofErr w:type="gramEnd"/>
      <w:r w:rsidR="00E16864" w:rsidRPr="00BC6534">
        <w:rPr>
          <w:rFonts w:asciiTheme="minorEastAsia" w:hAnsiTheme="minorEastAsia" w:hint="eastAsia"/>
        </w:rPr>
        <w:t>来实现东西向网络隔离。</w:t>
      </w:r>
    </w:p>
    <w:p w14:paraId="5833DE93" w14:textId="3ADE7CDA" w:rsidR="009A7139" w:rsidRPr="00BC6534" w:rsidRDefault="009A7139" w:rsidP="009A7139">
      <w:pPr>
        <w:pStyle w:val="4"/>
        <w:rPr>
          <w:rFonts w:asciiTheme="minorEastAsia" w:eastAsiaTheme="minorEastAsia" w:hAnsiTheme="minorEastAsia"/>
        </w:rPr>
      </w:pPr>
      <w:r w:rsidRPr="00BC6534">
        <w:rPr>
          <w:rFonts w:asciiTheme="minorEastAsia" w:eastAsiaTheme="minorEastAsia" w:hAnsiTheme="minorEastAsia" w:hint="eastAsia"/>
        </w:rPr>
        <w:t>4.2.4.3</w:t>
      </w:r>
      <w:r w:rsidR="00415FF6" w:rsidRPr="00BC6534">
        <w:rPr>
          <w:rFonts w:asciiTheme="minorEastAsia" w:eastAsiaTheme="minorEastAsia" w:hAnsiTheme="minorEastAsia"/>
        </w:rPr>
        <w:t xml:space="preserve"> </w:t>
      </w:r>
      <w:r w:rsidRPr="00BC6534">
        <w:rPr>
          <w:rFonts w:asciiTheme="minorEastAsia" w:eastAsiaTheme="minorEastAsia" w:hAnsiTheme="minorEastAsia"/>
        </w:rPr>
        <w:t>DD</w:t>
      </w:r>
      <w:r w:rsidRPr="00BC6534">
        <w:rPr>
          <w:rFonts w:asciiTheme="minorEastAsia" w:eastAsiaTheme="minorEastAsia" w:hAnsiTheme="minorEastAsia" w:hint="eastAsia"/>
        </w:rPr>
        <w:t>oS高防</w:t>
      </w:r>
    </w:p>
    <w:p w14:paraId="51F613BF" w14:textId="57FA221B" w:rsidR="004E4A5B" w:rsidRPr="00BC6534" w:rsidRDefault="004E4A5B" w:rsidP="001B52FC">
      <w:pPr>
        <w:rPr>
          <w:rFonts w:asciiTheme="minorEastAsia" w:hAnsiTheme="minorEastAsia"/>
        </w:rPr>
      </w:pPr>
      <w:r w:rsidRPr="00BC6534">
        <w:rPr>
          <w:rFonts w:asciiTheme="minorEastAsia" w:hAnsiTheme="minorEastAsia"/>
        </w:rPr>
        <w:tab/>
      </w:r>
      <w:r w:rsidR="00437046" w:rsidRPr="00BC6534">
        <w:rPr>
          <w:rFonts w:asciiTheme="minorEastAsia" w:hAnsiTheme="minorEastAsia"/>
        </w:rPr>
        <w:t>DDoS高防是针对互联网服务器在遭受大规模DDoS/CC攻击后导致服务</w:t>
      </w:r>
      <w:proofErr w:type="gramStart"/>
      <w:r w:rsidR="00437046" w:rsidRPr="00BC6534">
        <w:rPr>
          <w:rFonts w:asciiTheme="minorEastAsia" w:hAnsiTheme="minorEastAsia"/>
        </w:rPr>
        <w:t>不</w:t>
      </w:r>
      <w:proofErr w:type="gramEnd"/>
      <w:r w:rsidR="00437046" w:rsidRPr="00BC6534">
        <w:rPr>
          <w:rFonts w:asciiTheme="minorEastAsia" w:hAnsiTheme="minorEastAsia"/>
        </w:rPr>
        <w:t>可用的情况下，推出的服务。用户可通过高防系统提供保护，确保关键业务连续性，广泛应用于政企门户、电商、游戏等场景。</w:t>
      </w:r>
      <w:r w:rsidR="007302C4" w:rsidRPr="00BC6534">
        <w:rPr>
          <w:rFonts w:asciiTheme="minorEastAsia" w:hAnsiTheme="minorEastAsia" w:hint="eastAsia"/>
        </w:rPr>
        <w:t>防</w:t>
      </w:r>
      <w:r w:rsidR="007302C4" w:rsidRPr="00BC6534">
        <w:rPr>
          <w:rFonts w:asciiTheme="minorEastAsia" w:hAnsiTheme="minorEastAsia"/>
        </w:rPr>
        <w:t>DDoS设备</w:t>
      </w:r>
      <w:r w:rsidR="007302C4" w:rsidRPr="00BC6534">
        <w:rPr>
          <w:rFonts w:asciiTheme="minorEastAsia" w:hAnsiTheme="minorEastAsia" w:hint="eastAsia"/>
        </w:rPr>
        <w:t>可以</w:t>
      </w:r>
      <w:r w:rsidR="007302C4" w:rsidRPr="00BC6534">
        <w:rPr>
          <w:rFonts w:asciiTheme="minorEastAsia" w:hAnsiTheme="minorEastAsia"/>
        </w:rPr>
        <w:t>精准有效地实现对流量型攻击和应用层攻击的全面防护</w:t>
      </w:r>
      <w:r w:rsidR="007302C4" w:rsidRPr="00BC6534">
        <w:rPr>
          <w:rFonts w:asciiTheme="minorEastAsia" w:hAnsiTheme="minorEastAsia" w:hint="eastAsia"/>
        </w:rPr>
        <w:t>，</w:t>
      </w:r>
      <w:r w:rsidR="007302C4" w:rsidRPr="00BC6534">
        <w:rPr>
          <w:rFonts w:asciiTheme="minorEastAsia" w:hAnsiTheme="minorEastAsia"/>
        </w:rPr>
        <w:t>提供精细化的抵御 DDoS 攻击的功能，包括但不限于 Ping Flood、</w:t>
      </w:r>
      <w:proofErr w:type="spellStart"/>
      <w:r w:rsidR="007302C4" w:rsidRPr="00BC6534">
        <w:rPr>
          <w:rFonts w:asciiTheme="minorEastAsia" w:hAnsiTheme="minorEastAsia"/>
        </w:rPr>
        <w:t>SYNFlood</w:t>
      </w:r>
      <w:proofErr w:type="spellEnd"/>
      <w:r w:rsidR="007302C4" w:rsidRPr="00BC6534">
        <w:rPr>
          <w:rFonts w:asciiTheme="minorEastAsia" w:hAnsiTheme="minorEastAsia"/>
        </w:rPr>
        <w:t>、UDP Flood、Challenge Collapsar（CC）、HTTP Flood、DNS Flood。</w:t>
      </w:r>
    </w:p>
    <w:p w14:paraId="1E72694B" w14:textId="51799CF1" w:rsidR="00742324" w:rsidRPr="00BC6534" w:rsidRDefault="00742324" w:rsidP="005D524A">
      <w:pPr>
        <w:pStyle w:val="3"/>
      </w:pPr>
      <w:r w:rsidRPr="00BC6534">
        <w:tab/>
      </w:r>
      <w:bookmarkStart w:id="134" w:name="_Toc50015718"/>
      <w:r w:rsidRPr="00BC6534">
        <w:rPr>
          <w:rFonts w:hint="eastAsia"/>
        </w:rPr>
        <w:t>4.2.5防抵赖</w:t>
      </w:r>
      <w:r w:rsidR="000F4E8F" w:rsidRPr="00BC6534">
        <w:rPr>
          <w:rFonts w:hint="eastAsia"/>
        </w:rPr>
        <w:t>技术</w:t>
      </w:r>
      <w:bookmarkEnd w:id="134"/>
    </w:p>
    <w:p w14:paraId="40B5FE43" w14:textId="26BC2494" w:rsidR="005D524A" w:rsidRDefault="008D72E1" w:rsidP="000D4999">
      <w:pPr>
        <w:rPr>
          <w:rFonts w:asciiTheme="minorEastAsia" w:hAnsiTheme="minorEastAsia"/>
        </w:rPr>
      </w:pPr>
      <w:r w:rsidRPr="00BC6534">
        <w:rPr>
          <w:rFonts w:asciiTheme="minorEastAsia" w:hAnsiTheme="minorEastAsia"/>
        </w:rPr>
        <w:tab/>
      </w:r>
      <w:r w:rsidR="000D4999" w:rsidRPr="00BC6534">
        <w:rPr>
          <w:rFonts w:asciiTheme="minorEastAsia" w:hAnsiTheme="minorEastAsia"/>
        </w:rPr>
        <w:t>包括对源和目的地双方的证明，常用方法是数字签名，数字签名采用一定的数据交换协议，使得通信双方能够满足两个条件：接收方能够鉴别发送方所宣称的身份，发送</w:t>
      </w:r>
      <w:proofErr w:type="gramStart"/>
      <w:r w:rsidR="000D4999" w:rsidRPr="00BC6534">
        <w:rPr>
          <w:rFonts w:asciiTheme="minorEastAsia" w:hAnsiTheme="minorEastAsia"/>
        </w:rPr>
        <w:t>方以后</w:t>
      </w:r>
      <w:proofErr w:type="gramEnd"/>
      <w:r w:rsidR="000D4999" w:rsidRPr="00BC6534">
        <w:rPr>
          <w:rFonts w:asciiTheme="minorEastAsia" w:hAnsiTheme="minorEastAsia"/>
        </w:rPr>
        <w:t>不能否认他发送</w:t>
      </w:r>
      <w:proofErr w:type="gramStart"/>
      <w:r w:rsidR="000D4999" w:rsidRPr="00BC6534">
        <w:rPr>
          <w:rFonts w:asciiTheme="minorEastAsia" w:hAnsiTheme="minorEastAsia"/>
        </w:rPr>
        <w:t>过数据</w:t>
      </w:r>
      <w:proofErr w:type="gramEnd"/>
      <w:r w:rsidR="000D4999" w:rsidRPr="00BC6534">
        <w:rPr>
          <w:rFonts w:asciiTheme="minorEastAsia" w:hAnsiTheme="minorEastAsia"/>
        </w:rPr>
        <w:t>这一事实。比如，通信的双方采用公钥体制，发方使用收方的公</w:t>
      </w:r>
      <w:proofErr w:type="gramStart"/>
      <w:r w:rsidR="000D4999" w:rsidRPr="00BC6534">
        <w:rPr>
          <w:rFonts w:asciiTheme="minorEastAsia" w:hAnsiTheme="minorEastAsia"/>
        </w:rPr>
        <w:t>钥</w:t>
      </w:r>
      <w:proofErr w:type="gramEnd"/>
      <w:r w:rsidR="000D4999" w:rsidRPr="00BC6534">
        <w:rPr>
          <w:rFonts w:asciiTheme="minorEastAsia" w:hAnsiTheme="minorEastAsia"/>
        </w:rPr>
        <w:t>和自己的私</w:t>
      </w:r>
      <w:proofErr w:type="gramStart"/>
      <w:r w:rsidR="000D4999" w:rsidRPr="00BC6534">
        <w:rPr>
          <w:rFonts w:asciiTheme="minorEastAsia" w:hAnsiTheme="minorEastAsia"/>
        </w:rPr>
        <w:t>钥</w:t>
      </w:r>
      <w:proofErr w:type="gramEnd"/>
      <w:r w:rsidR="000D4999" w:rsidRPr="00BC6534">
        <w:rPr>
          <w:rFonts w:asciiTheme="minorEastAsia" w:hAnsiTheme="minorEastAsia"/>
        </w:rPr>
        <w:t>加密的信息，只有收方凭借自己的私</w:t>
      </w:r>
      <w:proofErr w:type="gramStart"/>
      <w:r w:rsidR="000D4999" w:rsidRPr="00BC6534">
        <w:rPr>
          <w:rFonts w:asciiTheme="minorEastAsia" w:hAnsiTheme="minorEastAsia"/>
        </w:rPr>
        <w:t>钥</w:t>
      </w:r>
      <w:proofErr w:type="gramEnd"/>
      <w:r w:rsidR="000D4999" w:rsidRPr="00BC6534">
        <w:rPr>
          <w:rFonts w:asciiTheme="minorEastAsia" w:hAnsiTheme="minorEastAsia"/>
        </w:rPr>
        <w:t>和发方的公</w:t>
      </w:r>
      <w:proofErr w:type="gramStart"/>
      <w:r w:rsidR="000D4999" w:rsidRPr="00BC6534">
        <w:rPr>
          <w:rFonts w:asciiTheme="minorEastAsia" w:hAnsiTheme="minorEastAsia"/>
        </w:rPr>
        <w:t>钥</w:t>
      </w:r>
      <w:proofErr w:type="gramEnd"/>
      <w:r w:rsidR="000D4999" w:rsidRPr="00BC6534">
        <w:rPr>
          <w:rFonts w:asciiTheme="minorEastAsia" w:hAnsiTheme="minorEastAsia"/>
        </w:rPr>
        <w:t>解密之后才能读懂，而对于收方的回执也是同样道理。另外实现防抵赖的途径还有：采用可信第三方的权标、使用时戳、</w:t>
      </w:r>
      <w:r w:rsidR="000D4999" w:rsidRPr="00BC6534">
        <w:rPr>
          <w:rFonts w:asciiTheme="minorEastAsia" w:hAnsiTheme="minorEastAsia"/>
        </w:rPr>
        <w:lastRenderedPageBreak/>
        <w:t>采用一个在线的第三方、数字签名与</w:t>
      </w:r>
      <w:proofErr w:type="gramStart"/>
      <w:r w:rsidR="000D4999" w:rsidRPr="00BC6534">
        <w:rPr>
          <w:rFonts w:asciiTheme="minorEastAsia" w:hAnsiTheme="minorEastAsia"/>
        </w:rPr>
        <w:t>时戳相</w:t>
      </w:r>
      <w:proofErr w:type="gramEnd"/>
      <w:r w:rsidR="000D4999" w:rsidRPr="00BC6534">
        <w:rPr>
          <w:rFonts w:asciiTheme="minorEastAsia" w:hAnsiTheme="minorEastAsia"/>
        </w:rPr>
        <w:t>结合等</w:t>
      </w:r>
      <w:r w:rsidR="000D4999" w:rsidRPr="00BC6534">
        <w:rPr>
          <w:rFonts w:asciiTheme="minorEastAsia" w:hAnsiTheme="minorEastAsia" w:hint="eastAsia"/>
        </w:rPr>
        <w:t>。</w:t>
      </w:r>
    </w:p>
    <w:p w14:paraId="5F7CB38F" w14:textId="40B75CE2" w:rsidR="005D524A" w:rsidRPr="00BC6534" w:rsidDel="008A1FD9" w:rsidRDefault="005D524A" w:rsidP="005D524A">
      <w:pPr>
        <w:pStyle w:val="3"/>
        <w:rPr>
          <w:del w:id="135" w:author="李 子晔" w:date="2020-09-03T10:50:00Z"/>
        </w:rPr>
      </w:pPr>
      <w:del w:id="136" w:author="李 子晔" w:date="2020-09-03T10:50:00Z">
        <w:r w:rsidRPr="00BC6534" w:rsidDel="008A1FD9">
          <w:tab/>
        </w:r>
        <w:bookmarkStart w:id="137" w:name="_Toc50015719"/>
        <w:r w:rsidRPr="00BC6534" w:rsidDel="008A1FD9">
          <w:rPr>
            <w:rFonts w:hint="eastAsia"/>
          </w:rPr>
          <w:delText>4.2.</w:delText>
        </w:r>
        <w:r w:rsidDel="008A1FD9">
          <w:rPr>
            <w:rFonts w:hint="eastAsia"/>
          </w:rPr>
          <w:delText>6</w:delText>
        </w:r>
        <w:r w:rsidDel="008A1FD9">
          <w:delText xml:space="preserve"> 5G</w:delText>
        </w:r>
        <w:r w:rsidDel="008A1FD9">
          <w:rPr>
            <w:rFonts w:hint="eastAsia"/>
          </w:rPr>
          <w:delText>安全技术</w:delText>
        </w:r>
        <w:bookmarkEnd w:id="137"/>
        <w:r w:rsidRPr="00BC6534" w:rsidDel="008A1FD9">
          <w:delText xml:space="preserve"> </w:delText>
        </w:r>
      </w:del>
    </w:p>
    <w:p w14:paraId="1B560D94" w14:textId="0BBC8F6F" w:rsidR="005D524A" w:rsidDel="008A1FD9" w:rsidRDefault="005D524A" w:rsidP="005D524A">
      <w:pPr>
        <w:rPr>
          <w:del w:id="138" w:author="李 子晔" w:date="2020-09-03T10:50:00Z"/>
          <w:rFonts w:asciiTheme="minorEastAsia" w:hAnsiTheme="minorEastAsia"/>
        </w:rPr>
      </w:pPr>
      <w:del w:id="139" w:author="李 子晔" w:date="2020-09-03T10:50:00Z">
        <w:r w:rsidRPr="00BC6534" w:rsidDel="008A1FD9">
          <w:rPr>
            <w:rFonts w:asciiTheme="minorEastAsia" w:hAnsiTheme="minorEastAsia"/>
          </w:rPr>
          <w:tab/>
        </w:r>
        <w:r w:rsidRPr="00BC6534" w:rsidDel="008A1FD9">
          <w:delText>5G</w:delText>
        </w:r>
        <w:r w:rsidRPr="00BC6534" w:rsidDel="008A1FD9">
          <w:rPr>
            <w:rFonts w:hint="eastAsia"/>
          </w:rPr>
          <w:delText>网络是智慧城市的关键基础设施</w:delText>
        </w:r>
        <w:r w:rsidRPr="00BC6534" w:rsidDel="008A1FD9">
          <w:rPr>
            <w:rFonts w:asciiTheme="minorEastAsia" w:hAnsiTheme="minorEastAsia" w:hint="eastAsia"/>
          </w:rPr>
          <w:delText>。</w:delText>
        </w:r>
        <w:r w:rsidRPr="005D524A" w:rsidDel="008A1FD9">
          <w:rPr>
            <w:rFonts w:asciiTheme="minorEastAsia" w:hAnsiTheme="minorEastAsia"/>
          </w:rPr>
          <w:delText>5G安全内生已成行业共识：唯有同步规划、建设、运行的网络安全保障系统，方能有效保障5G网络与应用安全。</w:delText>
        </w:r>
        <w:r w:rsidR="0000710C" w:rsidDel="008A1FD9">
          <w:rPr>
            <w:rFonts w:ascii="Arial" w:hAnsi="Arial" w:cs="Arial"/>
            <w:color w:val="333333"/>
            <w:shd w:val="clear" w:color="auto" w:fill="FFFFFF"/>
          </w:rPr>
          <w:delText>5G</w:delText>
        </w:r>
        <w:r w:rsidR="0000710C" w:rsidDel="008A1FD9">
          <w:rPr>
            <w:rFonts w:ascii="Arial" w:hAnsi="Arial" w:cs="Arial"/>
            <w:color w:val="333333"/>
            <w:shd w:val="clear" w:color="auto" w:fill="FFFFFF"/>
          </w:rPr>
          <w:delText>安全体系整体呈现虚拟化、组件化、身份化、集成化、智能化的特点</w:delText>
        </w:r>
        <w:r w:rsidR="0000710C" w:rsidDel="008A1FD9">
          <w:rPr>
            <w:rFonts w:ascii="Arial" w:hAnsi="Arial" w:cs="Arial" w:hint="eastAsia"/>
            <w:color w:val="333333"/>
            <w:shd w:val="clear" w:color="auto" w:fill="FFFFFF"/>
          </w:rPr>
          <w:delText>。</w:delText>
        </w:r>
      </w:del>
    </w:p>
    <w:p w14:paraId="5C84A43D" w14:textId="6B9DE2D3" w:rsidR="0000710C" w:rsidDel="008A1FD9" w:rsidRDefault="0000710C" w:rsidP="0000710C">
      <w:pPr>
        <w:pStyle w:val="ab"/>
        <w:numPr>
          <w:ilvl w:val="0"/>
          <w:numId w:val="16"/>
        </w:numPr>
        <w:ind w:firstLineChars="0"/>
        <w:rPr>
          <w:del w:id="140" w:author="李 子晔" w:date="2020-09-03T10:50:00Z"/>
        </w:rPr>
      </w:pPr>
      <w:del w:id="141" w:author="李 子晔" w:date="2020-09-03T10:50:00Z">
        <w:r w:rsidDel="008A1FD9">
          <w:rPr>
            <w:rFonts w:hint="eastAsia"/>
          </w:rPr>
          <w:delText>虚拟化：基础设施的虚拟化导致对安全虚拟化的需求。使用虚拟化安全技术保护边缘云和核心云，云化网络基础设施和虚拟网元安全。</w:delText>
        </w:r>
      </w:del>
    </w:p>
    <w:p w14:paraId="679DA015" w14:textId="45C46572" w:rsidR="0000710C" w:rsidDel="008A1FD9" w:rsidRDefault="0000710C" w:rsidP="0000710C">
      <w:pPr>
        <w:pStyle w:val="ab"/>
        <w:numPr>
          <w:ilvl w:val="0"/>
          <w:numId w:val="16"/>
        </w:numPr>
        <w:ind w:firstLineChars="0"/>
        <w:rPr>
          <w:del w:id="142" w:author="李 子晔" w:date="2020-09-03T10:50:00Z"/>
        </w:rPr>
      </w:pPr>
      <w:del w:id="143" w:author="李 子晔" w:date="2020-09-03T10:50:00Z">
        <w:r w:rsidDel="008A1FD9">
          <w:rPr>
            <w:rFonts w:hint="eastAsia"/>
          </w:rPr>
          <w:delText>组件化：安全需求的多样化和定制化要求安全能力快速建立和修改，安全部件分布式部署。</w:delText>
        </w:r>
      </w:del>
    </w:p>
    <w:p w14:paraId="2513435C" w14:textId="09EF2FDD" w:rsidR="0000710C" w:rsidDel="008A1FD9" w:rsidRDefault="0000710C" w:rsidP="0000710C">
      <w:pPr>
        <w:pStyle w:val="ab"/>
        <w:numPr>
          <w:ilvl w:val="0"/>
          <w:numId w:val="16"/>
        </w:numPr>
        <w:ind w:firstLineChars="0"/>
        <w:rPr>
          <w:del w:id="144" w:author="李 子晔" w:date="2020-09-03T10:50:00Z"/>
        </w:rPr>
      </w:pPr>
      <w:del w:id="145" w:author="李 子晔" w:date="2020-09-03T10:50:00Z">
        <w:r w:rsidDel="008A1FD9">
          <w:rPr>
            <w:rFonts w:hint="eastAsia"/>
          </w:rPr>
          <w:delText>身份化：多角色、可扩展的身份管理，基于身份的跨区域认证与访问控制。</w:delText>
        </w:r>
      </w:del>
    </w:p>
    <w:p w14:paraId="6F0BF251" w14:textId="3AAA4624" w:rsidR="0000710C" w:rsidDel="008A1FD9" w:rsidRDefault="0000710C" w:rsidP="0000710C">
      <w:pPr>
        <w:pStyle w:val="ab"/>
        <w:numPr>
          <w:ilvl w:val="0"/>
          <w:numId w:val="16"/>
        </w:numPr>
        <w:ind w:firstLineChars="0"/>
        <w:rPr>
          <w:del w:id="146" w:author="李 子晔" w:date="2020-09-03T10:50:00Z"/>
        </w:rPr>
      </w:pPr>
      <w:del w:id="147" w:author="李 子晔" w:date="2020-09-03T10:50:00Z">
        <w:r w:rsidDel="008A1FD9">
          <w:rPr>
            <w:rFonts w:hint="eastAsia"/>
          </w:rPr>
          <w:delText>集成化：组件在基础架构内的自适应、与信息系统的聚合，提升协同能力。</w:delText>
        </w:r>
      </w:del>
    </w:p>
    <w:p w14:paraId="385BFBB9" w14:textId="27438F73" w:rsidR="0000710C" w:rsidDel="008A1FD9" w:rsidRDefault="0000710C" w:rsidP="0000710C">
      <w:pPr>
        <w:pStyle w:val="ab"/>
        <w:numPr>
          <w:ilvl w:val="0"/>
          <w:numId w:val="16"/>
        </w:numPr>
        <w:ind w:firstLineChars="0"/>
        <w:rPr>
          <w:del w:id="148" w:author="李 子晔" w:date="2020-09-03T10:50:00Z"/>
        </w:rPr>
      </w:pPr>
      <w:del w:id="149" w:author="李 子晔" w:date="2020-09-03T10:50:00Z">
        <w:r w:rsidDel="008A1FD9">
          <w:rPr>
            <w:rFonts w:hint="eastAsia"/>
          </w:rPr>
          <w:delText>可编排：安全防策略自动化配置，实现智能主动防御；</w:delText>
        </w:r>
      </w:del>
    </w:p>
    <w:p w14:paraId="07DA5F0A" w14:textId="4C56860D" w:rsidR="005D524A" w:rsidRPr="00913132" w:rsidDel="008A1FD9" w:rsidRDefault="0000710C" w:rsidP="000D4999">
      <w:pPr>
        <w:pStyle w:val="ab"/>
        <w:numPr>
          <w:ilvl w:val="0"/>
          <w:numId w:val="16"/>
        </w:numPr>
        <w:ind w:firstLineChars="0"/>
        <w:rPr>
          <w:del w:id="150" w:author="李 子晔" w:date="2020-09-03T10:50:00Z"/>
        </w:rPr>
      </w:pPr>
      <w:del w:id="151" w:author="李 子晔" w:date="2020-09-03T10:50:00Z">
        <w:r w:rsidDel="008A1FD9">
          <w:rPr>
            <w:rFonts w:hint="eastAsia"/>
          </w:rPr>
          <w:delText>全场景：面向不同垂直行业的业务模式，支持差异化应用场景。</w:delText>
        </w:r>
      </w:del>
    </w:p>
    <w:p w14:paraId="61229040" w14:textId="74A8C8EB" w:rsidR="005F365B" w:rsidRPr="00BC6534" w:rsidRDefault="005F365B" w:rsidP="005F365B">
      <w:pPr>
        <w:pStyle w:val="1"/>
        <w:rPr>
          <w:rFonts w:asciiTheme="minorEastAsia" w:hAnsiTheme="minorEastAsia"/>
        </w:rPr>
      </w:pPr>
      <w:bookmarkStart w:id="152" w:name="_Toc50015720"/>
      <w:r w:rsidRPr="00BC6534">
        <w:rPr>
          <w:rFonts w:asciiTheme="minorEastAsia" w:hAnsiTheme="minorEastAsia"/>
        </w:rPr>
        <w:t>5 智慧城市安全运营</w:t>
      </w:r>
      <w:bookmarkEnd w:id="152"/>
    </w:p>
    <w:p w14:paraId="1723F8BC" w14:textId="0DDD7138" w:rsidR="002B0B97" w:rsidRPr="00BC6534" w:rsidRDefault="00104EBF" w:rsidP="002B0B97">
      <w:pPr>
        <w:pStyle w:val="2"/>
        <w:rPr>
          <w:rFonts w:asciiTheme="minorEastAsia" w:eastAsiaTheme="minorEastAsia" w:hAnsiTheme="minorEastAsia"/>
        </w:rPr>
      </w:pPr>
      <w:bookmarkStart w:id="153" w:name="_Toc50015721"/>
      <w:r w:rsidRPr="00BC6534">
        <w:rPr>
          <w:rFonts w:asciiTheme="minorEastAsia" w:eastAsiaTheme="minorEastAsia" w:hAnsiTheme="minorEastAsia" w:hint="eastAsia"/>
        </w:rPr>
        <w:t>5.1</w:t>
      </w:r>
      <w:r w:rsidR="002B0B97" w:rsidRPr="00BC6534">
        <w:rPr>
          <w:rFonts w:asciiTheme="minorEastAsia" w:eastAsiaTheme="minorEastAsia" w:hAnsiTheme="minorEastAsia" w:hint="eastAsia"/>
        </w:rPr>
        <w:t>应急响应</w:t>
      </w:r>
      <w:bookmarkEnd w:id="153"/>
    </w:p>
    <w:p w14:paraId="3F39F391" w14:textId="51720B1A" w:rsidR="00DA6AAC" w:rsidRPr="00BC6534" w:rsidRDefault="00DA6AAC" w:rsidP="00DA6AAC">
      <w:pPr>
        <w:rPr>
          <w:rFonts w:asciiTheme="minorEastAsia" w:hAnsiTheme="minorEastAsia"/>
        </w:rPr>
      </w:pPr>
      <w:r w:rsidRPr="00BC6534">
        <w:rPr>
          <w:rFonts w:asciiTheme="minorEastAsia" w:hAnsiTheme="minorEastAsia"/>
        </w:rPr>
        <w:tab/>
      </w:r>
      <w:r w:rsidRPr="00BC6534">
        <w:rPr>
          <w:rFonts w:asciiTheme="minorEastAsia" w:hAnsiTheme="minorEastAsia" w:hint="eastAsia"/>
        </w:rPr>
        <w:t>随着国家信息化建设进程的加速，计算机信息系统和网络已经成为重要的基础设施。随着网络安全组件的不断增多，网络边界不断扩大，网络安全管理的难度日趋增大，各种潜在的网络信息危险因素与日俱增。虽然网络安全的保障技术也在快速发展，但实践证明，现实中再完备的安全保护也无法抵御所有危险。因此，完善的网络安全体系要求在保护体系之外必须建立相应的应急响应体系。</w:t>
      </w:r>
    </w:p>
    <w:p w14:paraId="7490B830" w14:textId="65D0F1AF" w:rsidR="00DA6AAC" w:rsidRPr="00BC6534" w:rsidRDefault="00DA6AAC" w:rsidP="00DA6AAC">
      <w:pPr>
        <w:rPr>
          <w:rFonts w:asciiTheme="minorEastAsia" w:hAnsiTheme="minorEastAsia"/>
        </w:rPr>
      </w:pPr>
      <w:r w:rsidRPr="00BC6534">
        <w:rPr>
          <w:rFonts w:asciiTheme="minorEastAsia" w:hAnsiTheme="minorEastAsia"/>
        </w:rPr>
        <w:tab/>
      </w:r>
      <w:r w:rsidRPr="00BC6534">
        <w:rPr>
          <w:rFonts w:asciiTheme="minorEastAsia" w:hAnsiTheme="minorEastAsia" w:hint="eastAsia"/>
        </w:rPr>
        <w:t>应急响应</w:t>
      </w:r>
      <w:r w:rsidRPr="00BC6534">
        <w:rPr>
          <w:rFonts w:asciiTheme="minorEastAsia" w:hAnsiTheme="minorEastAsia"/>
        </w:rPr>
        <w:t>PDCERF方法学</w:t>
      </w:r>
      <w:r w:rsidRPr="00BC6534">
        <w:rPr>
          <w:rFonts w:asciiTheme="minorEastAsia" w:hAnsiTheme="minorEastAsia" w:hint="eastAsia"/>
        </w:rPr>
        <w:t>分为准备（</w:t>
      </w:r>
      <w:r w:rsidRPr="00BC6534">
        <w:rPr>
          <w:rFonts w:asciiTheme="minorEastAsia" w:hAnsiTheme="minorEastAsia"/>
        </w:rPr>
        <w:t>Preparation）、检测（Detection）、抑制（Containment）、根除（Eradication）、恢复（Recovery）、跟踪（Follow-up）6个阶段的工作</w:t>
      </w:r>
      <w:r w:rsidRPr="00BC6534">
        <w:rPr>
          <w:rFonts w:asciiTheme="minorEastAsia" w:hAnsiTheme="minorEastAsia" w:hint="eastAsia"/>
        </w:rPr>
        <w:t>。</w:t>
      </w:r>
    </w:p>
    <w:p w14:paraId="2EDC9FCF" w14:textId="2C4DD74E" w:rsidR="00754827" w:rsidRPr="00BC6534" w:rsidRDefault="00DA6AAC" w:rsidP="00754827">
      <w:pPr>
        <w:rPr>
          <w:rFonts w:asciiTheme="minorEastAsia" w:hAnsiTheme="minorEastAsia"/>
        </w:rPr>
      </w:pPr>
      <w:r w:rsidRPr="00BC6534">
        <w:rPr>
          <w:rFonts w:asciiTheme="minorEastAsia" w:hAnsiTheme="minorEastAsia"/>
          <w:noProof/>
        </w:rPr>
        <w:drawing>
          <wp:inline distT="0" distB="0" distL="0" distR="0" wp14:anchorId="1376030A" wp14:editId="1330720B">
            <wp:extent cx="2858210" cy="270576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3175" cy="2719935"/>
                    </a:xfrm>
                    <a:prstGeom prst="rect">
                      <a:avLst/>
                    </a:prstGeom>
                    <a:noFill/>
                    <a:ln>
                      <a:noFill/>
                    </a:ln>
                  </pic:spPr>
                </pic:pic>
              </a:graphicData>
            </a:graphic>
          </wp:inline>
        </w:drawing>
      </w:r>
    </w:p>
    <w:p w14:paraId="0742514D" w14:textId="034D16E3" w:rsidR="00104EBF" w:rsidRPr="00BC6534" w:rsidRDefault="00104EBF" w:rsidP="00D45A68">
      <w:pPr>
        <w:pStyle w:val="3"/>
        <w:rPr>
          <w:rFonts w:asciiTheme="minorEastAsia" w:hAnsiTheme="minorEastAsia"/>
        </w:rPr>
      </w:pPr>
      <w:r w:rsidRPr="00BC6534">
        <w:rPr>
          <w:rFonts w:asciiTheme="minorEastAsia" w:hAnsiTheme="minorEastAsia"/>
        </w:rPr>
        <w:lastRenderedPageBreak/>
        <w:tab/>
      </w:r>
      <w:bookmarkStart w:id="154" w:name="_Toc50015722"/>
      <w:r w:rsidRPr="00BC6534">
        <w:rPr>
          <w:rFonts w:asciiTheme="minorEastAsia" w:hAnsiTheme="minorEastAsia" w:hint="eastAsia"/>
        </w:rPr>
        <w:t>5.1.1准备阶段</w:t>
      </w:r>
      <w:bookmarkEnd w:id="154"/>
    </w:p>
    <w:p w14:paraId="399A3AF1" w14:textId="1C2BA201" w:rsidR="00104EBF" w:rsidRPr="00BC6534" w:rsidRDefault="00104EBF" w:rsidP="00104EBF">
      <w:pPr>
        <w:rPr>
          <w:rFonts w:asciiTheme="minorEastAsia" w:hAnsiTheme="minorEastAsia"/>
        </w:rPr>
      </w:pPr>
      <w:r w:rsidRPr="00BC6534">
        <w:rPr>
          <w:rFonts w:asciiTheme="minorEastAsia" w:hAnsiTheme="minorEastAsia"/>
        </w:rPr>
        <w:tab/>
      </w:r>
      <w:r w:rsidRPr="00BC6534">
        <w:rPr>
          <w:rFonts w:asciiTheme="minorEastAsia" w:hAnsiTheme="minorEastAsia" w:hint="eastAsia"/>
        </w:rPr>
        <w:t>准备阶段需要及时和客户确认事件背景、相关负责人联系方式、确定参与此次应急响应人员、根据客户描述，初步判定事件响应策略，携带应急响应工具包前往客户现场。</w:t>
      </w:r>
    </w:p>
    <w:p w14:paraId="3F73B604" w14:textId="0C84F2C7" w:rsidR="00104EBF" w:rsidRPr="00BC6534" w:rsidRDefault="00104EBF" w:rsidP="00104EBF">
      <w:pPr>
        <w:rPr>
          <w:rFonts w:asciiTheme="minorEastAsia" w:hAnsiTheme="minorEastAsia"/>
        </w:rPr>
      </w:pPr>
      <w:r w:rsidRPr="00BC6534">
        <w:rPr>
          <w:rFonts w:asciiTheme="minorEastAsia" w:hAnsiTheme="minorEastAsia"/>
        </w:rPr>
        <w:tab/>
      </w:r>
      <w:r w:rsidRPr="00BC6534">
        <w:rPr>
          <w:rFonts w:asciiTheme="minorEastAsia" w:hAnsiTheme="minorEastAsia" w:hint="eastAsia"/>
        </w:rPr>
        <w:t>准备阶段主要包括：事件背景、响应人员确定、事件响应策略、相关负责人联系方式、应急响应相关授权、应急响应工具包、应急响应手册等。</w:t>
      </w:r>
    </w:p>
    <w:p w14:paraId="63627250" w14:textId="503B1C42" w:rsidR="00104EBF" w:rsidRPr="00BC6534" w:rsidRDefault="00104EBF" w:rsidP="00D45A68">
      <w:pPr>
        <w:pStyle w:val="3"/>
        <w:rPr>
          <w:rFonts w:asciiTheme="minorEastAsia" w:hAnsiTheme="minorEastAsia"/>
        </w:rPr>
      </w:pPr>
      <w:r w:rsidRPr="00BC6534">
        <w:rPr>
          <w:rFonts w:asciiTheme="minorEastAsia" w:hAnsiTheme="minorEastAsia"/>
        </w:rPr>
        <w:tab/>
      </w:r>
      <w:bookmarkStart w:id="155" w:name="_Toc50015723"/>
      <w:r w:rsidRPr="00BC6534">
        <w:rPr>
          <w:rFonts w:asciiTheme="minorEastAsia" w:hAnsiTheme="minorEastAsia" w:hint="eastAsia"/>
        </w:rPr>
        <w:t>5.1.2检测阶段</w:t>
      </w:r>
      <w:bookmarkEnd w:id="155"/>
    </w:p>
    <w:p w14:paraId="65FF43C8" w14:textId="5D5D8C0E" w:rsidR="00104EBF" w:rsidRPr="00BC6534" w:rsidRDefault="00104EBF" w:rsidP="00104EBF">
      <w:pPr>
        <w:rPr>
          <w:rFonts w:asciiTheme="minorEastAsia" w:hAnsiTheme="minorEastAsia"/>
        </w:rPr>
      </w:pPr>
      <w:r w:rsidRPr="00BC6534">
        <w:rPr>
          <w:rFonts w:asciiTheme="minorEastAsia" w:hAnsiTheme="minorEastAsia"/>
        </w:rPr>
        <w:tab/>
      </w:r>
      <w:r w:rsidRPr="00BC6534">
        <w:rPr>
          <w:rFonts w:asciiTheme="minorEastAsia" w:hAnsiTheme="minorEastAsia" w:hint="eastAsia"/>
        </w:rPr>
        <w:t>检测阶段确认入侵事件是否发生，如真发生了入侵事件，评估造成的危害、范围以及发展的速度，事件会不会进一步升级。然后根据评估结果通知相关的人员进入应急的流程。</w:t>
      </w:r>
    </w:p>
    <w:p w14:paraId="06B7EFAA" w14:textId="7CB7B07A" w:rsidR="00104EBF" w:rsidRPr="00BC6534" w:rsidRDefault="00104EBF" w:rsidP="00104EBF">
      <w:pPr>
        <w:rPr>
          <w:rFonts w:asciiTheme="minorEastAsia" w:hAnsiTheme="minorEastAsia"/>
        </w:rPr>
      </w:pPr>
      <w:r w:rsidRPr="00BC6534">
        <w:rPr>
          <w:rFonts w:asciiTheme="minorEastAsia" w:hAnsiTheme="minorEastAsia"/>
        </w:rPr>
        <w:tab/>
      </w:r>
      <w:r w:rsidRPr="00BC6534">
        <w:rPr>
          <w:rFonts w:asciiTheme="minorEastAsia" w:hAnsiTheme="minorEastAsia" w:hint="eastAsia"/>
        </w:rPr>
        <w:t>检测阶段主要包括：事件类型、事件影响范围、受影响系统、事件发展趋势、安全设备等。</w:t>
      </w:r>
    </w:p>
    <w:p w14:paraId="2DFA44E3" w14:textId="7A0153B8" w:rsidR="00104EBF" w:rsidRPr="00BC6534" w:rsidRDefault="00104EBF" w:rsidP="00D45A68">
      <w:pPr>
        <w:pStyle w:val="3"/>
        <w:rPr>
          <w:rFonts w:asciiTheme="minorEastAsia" w:hAnsiTheme="minorEastAsia"/>
        </w:rPr>
      </w:pPr>
      <w:r w:rsidRPr="00BC6534">
        <w:rPr>
          <w:rFonts w:asciiTheme="minorEastAsia" w:hAnsiTheme="minorEastAsia"/>
        </w:rPr>
        <w:tab/>
      </w:r>
      <w:bookmarkStart w:id="156" w:name="_Toc50015724"/>
      <w:r w:rsidRPr="00BC6534">
        <w:rPr>
          <w:rFonts w:asciiTheme="minorEastAsia" w:hAnsiTheme="minorEastAsia" w:hint="eastAsia"/>
        </w:rPr>
        <w:t>5</w:t>
      </w:r>
      <w:r w:rsidRPr="00BC6534">
        <w:rPr>
          <w:rFonts w:asciiTheme="minorEastAsia" w:hAnsiTheme="minorEastAsia"/>
        </w:rPr>
        <w:t>.1.3</w:t>
      </w:r>
      <w:r w:rsidRPr="00BC6534">
        <w:rPr>
          <w:rFonts w:asciiTheme="minorEastAsia" w:hAnsiTheme="minorEastAsia" w:hint="eastAsia"/>
        </w:rPr>
        <w:t>遏制阶段</w:t>
      </w:r>
      <w:bookmarkEnd w:id="156"/>
    </w:p>
    <w:p w14:paraId="1FF5B52E" w14:textId="5BC62F11" w:rsidR="00104EBF" w:rsidRPr="00BC6534" w:rsidRDefault="00104EBF" w:rsidP="00104EBF">
      <w:pPr>
        <w:rPr>
          <w:rFonts w:asciiTheme="minorEastAsia" w:hAnsiTheme="minorEastAsia"/>
        </w:rPr>
      </w:pPr>
      <w:r w:rsidRPr="00BC6534">
        <w:rPr>
          <w:rFonts w:asciiTheme="minorEastAsia" w:hAnsiTheme="minorEastAsia"/>
        </w:rPr>
        <w:tab/>
      </w:r>
      <w:r w:rsidRPr="00BC6534">
        <w:rPr>
          <w:rFonts w:asciiTheme="minorEastAsia" w:hAnsiTheme="minorEastAsia" w:hint="eastAsia"/>
        </w:rPr>
        <w:t>采用针对性的安全措施降低事件损失、避免安全事件的扩散和安全事件对受害系统的持续性破坏。主要分为：物理遏制、网络遏制、主机遏制、应用遏制等。常见手段：断网、降权、网络封堵等。</w:t>
      </w:r>
    </w:p>
    <w:p w14:paraId="5D0890D7" w14:textId="05696434" w:rsidR="00A44CDF" w:rsidRPr="00BC6534" w:rsidRDefault="00D45A68" w:rsidP="00D45A68">
      <w:pPr>
        <w:pStyle w:val="3"/>
        <w:rPr>
          <w:rFonts w:asciiTheme="minorEastAsia" w:hAnsiTheme="minorEastAsia"/>
        </w:rPr>
      </w:pPr>
      <w:r w:rsidRPr="00BC6534">
        <w:rPr>
          <w:rFonts w:asciiTheme="minorEastAsia" w:hAnsiTheme="minorEastAsia"/>
        </w:rPr>
        <w:tab/>
      </w:r>
      <w:bookmarkStart w:id="157" w:name="_Toc50015725"/>
      <w:r w:rsidR="00A44CDF" w:rsidRPr="00BC6534">
        <w:rPr>
          <w:rFonts w:asciiTheme="minorEastAsia" w:hAnsiTheme="minorEastAsia" w:hint="eastAsia"/>
        </w:rPr>
        <w:t>5.1.4根除阶段</w:t>
      </w:r>
      <w:bookmarkEnd w:id="157"/>
    </w:p>
    <w:p w14:paraId="04043394" w14:textId="303B5E6D" w:rsidR="00A44CDF" w:rsidRPr="00BC6534" w:rsidRDefault="00A44CDF" w:rsidP="00A44CDF">
      <w:pPr>
        <w:rPr>
          <w:rFonts w:asciiTheme="minorEastAsia" w:hAnsiTheme="minorEastAsia"/>
        </w:rPr>
      </w:pPr>
      <w:r w:rsidRPr="00BC6534">
        <w:rPr>
          <w:rFonts w:asciiTheme="minorEastAsia" w:hAnsiTheme="minorEastAsia"/>
        </w:rPr>
        <w:tab/>
      </w:r>
      <w:r w:rsidRPr="00BC6534">
        <w:rPr>
          <w:rFonts w:asciiTheme="minorEastAsia" w:hAnsiTheme="minorEastAsia" w:hint="eastAsia"/>
        </w:rPr>
        <w:t>本阶段主要任务是通过事件分析查明事件危害的方式，并且给出清除危害的解决方案。个人认为可以从以下几个方面入手：系统基本信息、网络排查、进程排查、注册表排查、计划任务排查、服务排查、关键目录排查、用户组排查、事件日志排查、</w:t>
      </w:r>
      <w:proofErr w:type="spellStart"/>
      <w:r w:rsidRPr="00BC6534">
        <w:rPr>
          <w:rFonts w:asciiTheme="minorEastAsia" w:hAnsiTheme="minorEastAsia"/>
        </w:rPr>
        <w:t>webshell</w:t>
      </w:r>
      <w:proofErr w:type="spellEnd"/>
      <w:r w:rsidRPr="00BC6534">
        <w:rPr>
          <w:rFonts w:asciiTheme="minorEastAsia" w:hAnsiTheme="minorEastAsia"/>
        </w:rPr>
        <w:t>排查、中间件日志排查、安全设备日志排查等。</w:t>
      </w:r>
    </w:p>
    <w:p w14:paraId="138D1ADA" w14:textId="3735D7C3" w:rsidR="00A44CDF" w:rsidRPr="00BC6534" w:rsidRDefault="00D45A68" w:rsidP="00D45A68">
      <w:pPr>
        <w:pStyle w:val="3"/>
        <w:rPr>
          <w:rFonts w:asciiTheme="minorEastAsia" w:hAnsiTheme="minorEastAsia"/>
        </w:rPr>
      </w:pPr>
      <w:r w:rsidRPr="00BC6534">
        <w:rPr>
          <w:rFonts w:asciiTheme="minorEastAsia" w:hAnsiTheme="minorEastAsia"/>
        </w:rPr>
        <w:tab/>
      </w:r>
      <w:bookmarkStart w:id="158" w:name="_Toc50015726"/>
      <w:r w:rsidR="00A44CDF" w:rsidRPr="00BC6534">
        <w:rPr>
          <w:rFonts w:asciiTheme="minorEastAsia" w:hAnsiTheme="minorEastAsia" w:hint="eastAsia"/>
        </w:rPr>
        <w:t>5.1.5恢复阶段</w:t>
      </w:r>
      <w:bookmarkEnd w:id="158"/>
    </w:p>
    <w:p w14:paraId="4B28448C" w14:textId="7710F1CC" w:rsidR="00A44CDF" w:rsidRPr="00BC6534" w:rsidRDefault="00A44CDF" w:rsidP="00A44CDF">
      <w:pPr>
        <w:rPr>
          <w:rFonts w:asciiTheme="minorEastAsia" w:hAnsiTheme="minorEastAsia"/>
        </w:rPr>
      </w:pPr>
      <w:r w:rsidRPr="00BC6534">
        <w:rPr>
          <w:rFonts w:asciiTheme="minorEastAsia" w:hAnsiTheme="minorEastAsia"/>
        </w:rPr>
        <w:tab/>
      </w:r>
      <w:r w:rsidRPr="00BC6534">
        <w:rPr>
          <w:rFonts w:asciiTheme="minorEastAsia" w:hAnsiTheme="minorEastAsia" w:hint="eastAsia"/>
        </w:rPr>
        <w:t>恢复系统的运行过程，就是把受影响系统、设备、软件和应用服务还原到正常的工作状态；系统恢复、网络恢复、用户恢复、数据恢复以及重新部署。常见手段：系统重装、补丁加固、网络恢复、密码重置、木马清除等。</w:t>
      </w:r>
    </w:p>
    <w:p w14:paraId="601911AC" w14:textId="27A32883" w:rsidR="00A44CDF" w:rsidRPr="00BC6534" w:rsidRDefault="00D45A68" w:rsidP="00D45A68">
      <w:pPr>
        <w:pStyle w:val="3"/>
        <w:rPr>
          <w:rFonts w:asciiTheme="minorEastAsia" w:hAnsiTheme="minorEastAsia"/>
        </w:rPr>
      </w:pPr>
      <w:r w:rsidRPr="00BC6534">
        <w:rPr>
          <w:rFonts w:asciiTheme="minorEastAsia" w:hAnsiTheme="minorEastAsia"/>
        </w:rPr>
        <w:tab/>
      </w:r>
      <w:bookmarkStart w:id="159" w:name="_Toc50015727"/>
      <w:r w:rsidR="00A44CDF" w:rsidRPr="00BC6534">
        <w:rPr>
          <w:rFonts w:asciiTheme="minorEastAsia" w:hAnsiTheme="minorEastAsia" w:hint="eastAsia"/>
        </w:rPr>
        <w:t>5.1.6跟踪阶段</w:t>
      </w:r>
      <w:bookmarkEnd w:id="159"/>
    </w:p>
    <w:p w14:paraId="20FCB23D" w14:textId="25EA7362" w:rsidR="00A44CDF" w:rsidRPr="00BC6534" w:rsidRDefault="00A44CDF" w:rsidP="00A44CDF">
      <w:pPr>
        <w:rPr>
          <w:rFonts w:asciiTheme="minorEastAsia" w:hAnsiTheme="minorEastAsia"/>
        </w:rPr>
      </w:pPr>
      <w:r w:rsidRPr="00BC6534">
        <w:rPr>
          <w:rFonts w:asciiTheme="minorEastAsia" w:hAnsiTheme="minorEastAsia"/>
        </w:rPr>
        <w:tab/>
      </w:r>
      <w:r w:rsidRPr="00BC6534">
        <w:rPr>
          <w:rFonts w:asciiTheme="minorEastAsia" w:hAnsiTheme="minorEastAsia" w:hint="eastAsia"/>
        </w:rPr>
        <w:t>在业务系统恢复后，需要整理一份详细的事件总结报告，包括事件发生及各部门介入处理的时间线，事件可能造成的损失，为客户提供安全加固优化建议。</w:t>
      </w:r>
    </w:p>
    <w:p w14:paraId="24B85FC9" w14:textId="2E593073" w:rsidR="00A44CDF" w:rsidRPr="00BC6534" w:rsidRDefault="00A44CDF" w:rsidP="00A44CDF">
      <w:pPr>
        <w:rPr>
          <w:rFonts w:asciiTheme="minorEastAsia" w:hAnsiTheme="minorEastAsia"/>
        </w:rPr>
      </w:pPr>
      <w:r w:rsidRPr="00BC6534">
        <w:rPr>
          <w:rFonts w:asciiTheme="minorEastAsia" w:hAnsiTheme="minorEastAsia"/>
        </w:rPr>
        <w:tab/>
      </w:r>
      <w:r w:rsidRPr="00BC6534">
        <w:rPr>
          <w:rFonts w:asciiTheme="minorEastAsia" w:hAnsiTheme="minorEastAsia" w:hint="eastAsia"/>
        </w:rPr>
        <w:t>跟踪阶段主要包括：调查事件原因，输出应急响应报告，提供安全建议、加强安全教育、避免同类事件再次发生。</w:t>
      </w:r>
    </w:p>
    <w:p w14:paraId="22CF38A6" w14:textId="02E57203" w:rsidR="00A52266" w:rsidRPr="00BC6534" w:rsidRDefault="00D45A68" w:rsidP="00A52266">
      <w:pPr>
        <w:pStyle w:val="2"/>
        <w:rPr>
          <w:rFonts w:asciiTheme="minorEastAsia" w:eastAsiaTheme="minorEastAsia" w:hAnsiTheme="minorEastAsia"/>
        </w:rPr>
      </w:pPr>
      <w:bookmarkStart w:id="160" w:name="_Toc50015728"/>
      <w:r w:rsidRPr="00BC6534">
        <w:rPr>
          <w:rFonts w:asciiTheme="minorEastAsia" w:eastAsiaTheme="minorEastAsia" w:hAnsiTheme="minorEastAsia" w:hint="eastAsia"/>
        </w:rPr>
        <w:lastRenderedPageBreak/>
        <w:t>5.2</w:t>
      </w:r>
      <w:r w:rsidR="00A52266" w:rsidRPr="00BC6534">
        <w:rPr>
          <w:rFonts w:asciiTheme="minorEastAsia" w:eastAsiaTheme="minorEastAsia" w:hAnsiTheme="minorEastAsia" w:hint="eastAsia"/>
        </w:rPr>
        <w:t>红蓝对抗</w:t>
      </w:r>
      <w:bookmarkEnd w:id="160"/>
    </w:p>
    <w:p w14:paraId="6F4341B7" w14:textId="03971EA2" w:rsidR="00D45A68" w:rsidRPr="00BC6534" w:rsidRDefault="00D45A68" w:rsidP="00D45A68">
      <w:pPr>
        <w:rPr>
          <w:rFonts w:asciiTheme="minorEastAsia" w:hAnsiTheme="minorEastAsia"/>
        </w:rPr>
      </w:pPr>
      <w:r w:rsidRPr="00BC6534">
        <w:rPr>
          <w:rFonts w:asciiTheme="minorEastAsia" w:hAnsiTheme="minorEastAsia"/>
        </w:rPr>
        <w:tab/>
      </w:r>
      <w:r w:rsidRPr="00BC6534">
        <w:rPr>
          <w:rFonts w:asciiTheme="minorEastAsia" w:hAnsiTheme="minorEastAsia" w:hint="eastAsia"/>
        </w:rPr>
        <w:t>智慧城市安全需要的是整体安全，一旦出现脆弱点，非法攻击者就有机可乘，后果不堪设想，因此我们需要“红蓝对抗”的活动介入。</w:t>
      </w:r>
    </w:p>
    <w:p w14:paraId="70170D50" w14:textId="23123D91" w:rsidR="00D45A68" w:rsidRPr="00BC6534" w:rsidRDefault="00D45A68" w:rsidP="00D45A68">
      <w:pPr>
        <w:rPr>
          <w:rFonts w:asciiTheme="minorEastAsia" w:hAnsiTheme="minorEastAsia"/>
        </w:rPr>
      </w:pPr>
      <w:r w:rsidRPr="00BC6534">
        <w:rPr>
          <w:rFonts w:asciiTheme="minorEastAsia" w:hAnsiTheme="minorEastAsia"/>
        </w:rPr>
        <w:tab/>
      </w:r>
      <w:r w:rsidRPr="00BC6534">
        <w:rPr>
          <w:rFonts w:asciiTheme="minorEastAsia" w:hAnsiTheme="minorEastAsia" w:hint="eastAsia"/>
        </w:rPr>
        <w:t>“红蓝对抗”就是一场提前设定好游戏规则，制定奖惩制度，在一定时间范围内（或者具体时间），以不明确攻击源、不明确攻击目标、不限制攻击手段的方式，蓝军对红军发起的一场黑客模拟攻击，目的在于挖掘红军更多的风险脆弱点，为后续的网络与信息安全建设提供强有力的支持。下图为红蓝对抗关键技术图。</w:t>
      </w:r>
    </w:p>
    <w:p w14:paraId="243454AB" w14:textId="0DD0AFCE" w:rsidR="00D45A68" w:rsidRPr="00BC6534" w:rsidRDefault="00D45A68" w:rsidP="0073389C">
      <w:pPr>
        <w:jc w:val="left"/>
        <w:rPr>
          <w:rFonts w:asciiTheme="minorEastAsia" w:hAnsiTheme="minorEastAsia"/>
        </w:rPr>
      </w:pPr>
      <w:r w:rsidRPr="00BC6534">
        <w:rPr>
          <w:rFonts w:asciiTheme="minorEastAsia" w:hAnsiTheme="minorEastAsia"/>
          <w:noProof/>
        </w:rPr>
        <w:drawing>
          <wp:inline distT="0" distB="0" distL="0" distR="0" wp14:anchorId="54AEAC84" wp14:editId="7ECED60F">
            <wp:extent cx="5102219" cy="2360930"/>
            <wp:effectExtent l="0" t="0" r="381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240" t="8873"/>
                    <a:stretch/>
                  </pic:blipFill>
                  <pic:spPr bwMode="auto">
                    <a:xfrm>
                      <a:off x="0" y="0"/>
                      <a:ext cx="5103447" cy="2361498"/>
                    </a:xfrm>
                    <a:prstGeom prst="rect">
                      <a:avLst/>
                    </a:prstGeom>
                    <a:noFill/>
                    <a:ln>
                      <a:noFill/>
                    </a:ln>
                    <a:extLst>
                      <a:ext uri="{53640926-AAD7-44D8-BBD7-CCE9431645EC}">
                        <a14:shadowObscured xmlns:a14="http://schemas.microsoft.com/office/drawing/2010/main"/>
                      </a:ext>
                    </a:extLst>
                  </pic:spPr>
                </pic:pic>
              </a:graphicData>
            </a:graphic>
          </wp:inline>
        </w:drawing>
      </w:r>
    </w:p>
    <w:p w14:paraId="19F53A4B" w14:textId="17F7E758" w:rsidR="00D45A68" w:rsidRPr="00BC6534" w:rsidRDefault="005A0305" w:rsidP="00D45A68">
      <w:pPr>
        <w:pStyle w:val="3"/>
        <w:rPr>
          <w:rFonts w:asciiTheme="minorEastAsia" w:hAnsiTheme="minorEastAsia"/>
        </w:rPr>
      </w:pPr>
      <w:r w:rsidRPr="00BC6534">
        <w:rPr>
          <w:rFonts w:asciiTheme="minorEastAsia" w:hAnsiTheme="minorEastAsia"/>
        </w:rPr>
        <w:tab/>
      </w:r>
      <w:bookmarkStart w:id="161" w:name="_Toc50015729"/>
      <w:r w:rsidR="00D45A68" w:rsidRPr="00BC6534">
        <w:rPr>
          <w:rFonts w:asciiTheme="minorEastAsia" w:hAnsiTheme="minorEastAsia" w:hint="eastAsia"/>
        </w:rPr>
        <w:t>5.2.1常见的蓝军攻击技术</w:t>
      </w:r>
      <w:bookmarkEnd w:id="161"/>
    </w:p>
    <w:p w14:paraId="23C1CDD0" w14:textId="4D0DF40A" w:rsidR="00D45A68" w:rsidRPr="00BC6534" w:rsidRDefault="00D45A68" w:rsidP="005A0305">
      <w:pPr>
        <w:pStyle w:val="ab"/>
        <w:numPr>
          <w:ilvl w:val="0"/>
          <w:numId w:val="15"/>
        </w:numPr>
        <w:ind w:firstLineChars="0"/>
        <w:rPr>
          <w:rFonts w:asciiTheme="minorEastAsia" w:hAnsiTheme="minorEastAsia"/>
        </w:rPr>
      </w:pPr>
      <w:r w:rsidRPr="00BC6534">
        <w:rPr>
          <w:rFonts w:asciiTheme="minorEastAsia" w:hAnsiTheme="minorEastAsia" w:hint="eastAsia"/>
        </w:rPr>
        <w:t>信息收集：资产挖掘（子域名、目录、后台、服务、高位端口应用）；</w:t>
      </w:r>
      <w:proofErr w:type="spellStart"/>
      <w:r w:rsidRPr="00BC6534">
        <w:rPr>
          <w:rFonts w:asciiTheme="minorEastAsia" w:hAnsiTheme="minorEastAsia"/>
        </w:rPr>
        <w:t>Github</w:t>
      </w:r>
      <w:proofErr w:type="spellEnd"/>
      <w:r w:rsidRPr="00BC6534">
        <w:rPr>
          <w:rFonts w:asciiTheme="minorEastAsia" w:hAnsiTheme="minorEastAsia"/>
        </w:rPr>
        <w:t>、Google Hacking等；企业信息（办公地点、投资者关系、上下游企业等）；企业员工信息收集（百度、微博、邮箱、手机号等）</w:t>
      </w:r>
      <w:r w:rsidRPr="00BC6534">
        <w:rPr>
          <w:rFonts w:asciiTheme="minorEastAsia" w:hAnsiTheme="minorEastAsia" w:hint="eastAsia"/>
        </w:rPr>
        <w:t>。</w:t>
      </w:r>
    </w:p>
    <w:p w14:paraId="2E9E5404" w14:textId="5CF56419" w:rsidR="00D45A68" w:rsidRPr="00BC6534" w:rsidRDefault="00D45A68" w:rsidP="005A0305">
      <w:pPr>
        <w:pStyle w:val="ab"/>
        <w:numPr>
          <w:ilvl w:val="0"/>
          <w:numId w:val="15"/>
        </w:numPr>
        <w:ind w:firstLineChars="0"/>
        <w:rPr>
          <w:rFonts w:asciiTheme="minorEastAsia" w:hAnsiTheme="minorEastAsia"/>
        </w:rPr>
      </w:pPr>
      <w:r w:rsidRPr="00BC6534">
        <w:rPr>
          <w:rFonts w:asciiTheme="minorEastAsia" w:hAnsiTheme="minorEastAsia" w:hint="eastAsia"/>
        </w:rPr>
        <w:t>系统漏洞攻击：系统漏洞攻击；弱口令攻击。</w:t>
      </w:r>
    </w:p>
    <w:p w14:paraId="4C4560A7" w14:textId="2CC5EC25" w:rsidR="00D45A68" w:rsidRPr="00BC6534" w:rsidRDefault="00D45A68" w:rsidP="005A0305">
      <w:pPr>
        <w:pStyle w:val="ab"/>
        <w:numPr>
          <w:ilvl w:val="0"/>
          <w:numId w:val="15"/>
        </w:numPr>
        <w:ind w:firstLineChars="0"/>
        <w:rPr>
          <w:rFonts w:asciiTheme="minorEastAsia" w:hAnsiTheme="minorEastAsia"/>
        </w:rPr>
      </w:pPr>
      <w:r w:rsidRPr="00BC6534">
        <w:rPr>
          <w:rFonts w:asciiTheme="minorEastAsia" w:hAnsiTheme="minorEastAsia" w:hint="eastAsia"/>
        </w:rPr>
        <w:t>WEB漏洞攻击：中间件漏洞攻击（</w:t>
      </w:r>
      <w:r w:rsidRPr="00BC6534">
        <w:rPr>
          <w:rFonts w:asciiTheme="minorEastAsia" w:hAnsiTheme="minorEastAsia"/>
        </w:rPr>
        <w:t>IIS、Nginx解析漏洞、RCE等）；第三方组件、框架漏洞攻击（Java反序列化、Struts2 RCE、CMS 0day等）；常规WEB技术漏洞攻击（</w:t>
      </w:r>
      <w:proofErr w:type="spellStart"/>
      <w:r w:rsidRPr="00BC6534">
        <w:rPr>
          <w:rFonts w:asciiTheme="minorEastAsia" w:hAnsiTheme="minorEastAsia"/>
        </w:rPr>
        <w:t>SQLi</w:t>
      </w:r>
      <w:proofErr w:type="spellEnd"/>
      <w:r w:rsidRPr="00BC6534">
        <w:rPr>
          <w:rFonts w:asciiTheme="minorEastAsia" w:hAnsiTheme="minorEastAsia"/>
        </w:rPr>
        <w:t>、XSS、XXE、SSRF、SSJS等）；逻辑漏洞（认证缺陷，如：后台弱口令、登录表单可暴力破解、密码找回绕过、短信认证功能缺陷等）；业务漏洞（薅羊毛）。</w:t>
      </w:r>
    </w:p>
    <w:p w14:paraId="68F54013" w14:textId="0762BE1A" w:rsidR="00D45A68" w:rsidRPr="00BC6534" w:rsidRDefault="00D45A68" w:rsidP="005A0305">
      <w:pPr>
        <w:pStyle w:val="ab"/>
        <w:numPr>
          <w:ilvl w:val="0"/>
          <w:numId w:val="15"/>
        </w:numPr>
        <w:ind w:firstLineChars="0"/>
        <w:rPr>
          <w:rFonts w:asciiTheme="minorEastAsia" w:hAnsiTheme="minorEastAsia"/>
        </w:rPr>
      </w:pPr>
      <w:r w:rsidRPr="00BC6534">
        <w:rPr>
          <w:rFonts w:asciiTheme="minorEastAsia" w:hAnsiTheme="minorEastAsia" w:hint="eastAsia"/>
        </w:rPr>
        <w:t>社会工程学攻击：邮件、</w:t>
      </w:r>
      <w:r w:rsidRPr="00BC6534">
        <w:rPr>
          <w:rFonts w:asciiTheme="minorEastAsia" w:hAnsiTheme="minorEastAsia"/>
        </w:rPr>
        <w:t>IM钓鱼或植马（客服、HR、运维，甚至是其他任意员工）；物理攻击（</w:t>
      </w:r>
      <w:proofErr w:type="gramStart"/>
      <w:r w:rsidRPr="00BC6534">
        <w:rPr>
          <w:rFonts w:asciiTheme="minorEastAsia" w:hAnsiTheme="minorEastAsia"/>
        </w:rPr>
        <w:t>丢植马</w:t>
      </w:r>
      <w:proofErr w:type="gramEnd"/>
      <w:r w:rsidRPr="00BC6534">
        <w:rPr>
          <w:rFonts w:asciiTheme="minorEastAsia" w:hAnsiTheme="minorEastAsia"/>
        </w:rPr>
        <w:t>U盘、尾随捎带进入内网、WIFI攻击/钓鱼/劫持）。</w:t>
      </w:r>
    </w:p>
    <w:p w14:paraId="40011598" w14:textId="64B9F7E2" w:rsidR="00D45A68" w:rsidRPr="00BC6534" w:rsidRDefault="00D45A68" w:rsidP="005A0305">
      <w:pPr>
        <w:pStyle w:val="ab"/>
        <w:numPr>
          <w:ilvl w:val="0"/>
          <w:numId w:val="15"/>
        </w:numPr>
        <w:ind w:firstLineChars="0"/>
        <w:rPr>
          <w:rFonts w:asciiTheme="minorEastAsia" w:hAnsiTheme="minorEastAsia"/>
        </w:rPr>
      </w:pPr>
      <w:r w:rsidRPr="00BC6534">
        <w:rPr>
          <w:rFonts w:asciiTheme="minorEastAsia" w:hAnsiTheme="minorEastAsia" w:hint="eastAsia"/>
        </w:rPr>
        <w:t>供应链攻击：供应链投毒（</w:t>
      </w:r>
      <w:r w:rsidRPr="00BC6534">
        <w:rPr>
          <w:rFonts w:asciiTheme="minorEastAsia" w:hAnsiTheme="minorEastAsia"/>
        </w:rPr>
        <w:t>PIP库、GitHub、Docker Hub等）；供应</w:t>
      </w:r>
      <w:proofErr w:type="gramStart"/>
      <w:r w:rsidRPr="00BC6534">
        <w:rPr>
          <w:rFonts w:asciiTheme="minorEastAsia" w:hAnsiTheme="minorEastAsia"/>
        </w:rPr>
        <w:t>链直接</w:t>
      </w:r>
      <w:proofErr w:type="gramEnd"/>
      <w:r w:rsidRPr="00BC6534">
        <w:rPr>
          <w:rFonts w:asciiTheme="minorEastAsia" w:hAnsiTheme="minorEastAsia"/>
        </w:rPr>
        <w:t>入侵（TeamViewer等）；供应链间接入侵（入侵获取源码进行审计等）。</w:t>
      </w:r>
    </w:p>
    <w:p w14:paraId="4D6775CA" w14:textId="0D04412D" w:rsidR="00D45A68" w:rsidRPr="00BC6534" w:rsidRDefault="00D45A68" w:rsidP="005A0305">
      <w:pPr>
        <w:pStyle w:val="ab"/>
        <w:numPr>
          <w:ilvl w:val="0"/>
          <w:numId w:val="15"/>
        </w:numPr>
        <w:ind w:firstLineChars="0"/>
        <w:rPr>
          <w:rFonts w:asciiTheme="minorEastAsia" w:hAnsiTheme="minorEastAsia"/>
        </w:rPr>
      </w:pPr>
      <w:r w:rsidRPr="00BC6534">
        <w:rPr>
          <w:rFonts w:asciiTheme="minorEastAsia" w:hAnsiTheme="minorEastAsia" w:hint="eastAsia"/>
        </w:rPr>
        <w:t>后渗透攻击：系统提权；内网渗透；权限维持。</w:t>
      </w:r>
    </w:p>
    <w:p w14:paraId="3CAB66D1" w14:textId="3F552B9A" w:rsidR="002B0B97" w:rsidRPr="00BC6534" w:rsidRDefault="005A0305" w:rsidP="00711CF3">
      <w:pPr>
        <w:pStyle w:val="2"/>
        <w:rPr>
          <w:rFonts w:asciiTheme="minorEastAsia" w:eastAsiaTheme="minorEastAsia" w:hAnsiTheme="minorEastAsia"/>
        </w:rPr>
      </w:pPr>
      <w:bookmarkStart w:id="162" w:name="_Toc50015730"/>
      <w:r w:rsidRPr="00BC6534">
        <w:rPr>
          <w:rFonts w:asciiTheme="minorEastAsia" w:eastAsiaTheme="minorEastAsia" w:hAnsiTheme="minorEastAsia" w:hint="eastAsia"/>
        </w:rPr>
        <w:t>5.3</w:t>
      </w:r>
      <w:r w:rsidR="002B0B97" w:rsidRPr="00BC6534">
        <w:rPr>
          <w:rFonts w:asciiTheme="minorEastAsia" w:eastAsiaTheme="minorEastAsia" w:hAnsiTheme="minorEastAsia" w:hint="eastAsia"/>
        </w:rPr>
        <w:t>漏洞管理</w:t>
      </w:r>
      <w:bookmarkEnd w:id="162"/>
    </w:p>
    <w:p w14:paraId="10743357" w14:textId="45601D79" w:rsidR="005A0305" w:rsidRPr="00BC6534" w:rsidRDefault="005A0305" w:rsidP="005A0305">
      <w:pPr>
        <w:rPr>
          <w:rFonts w:asciiTheme="minorEastAsia" w:hAnsiTheme="minorEastAsia"/>
        </w:rPr>
      </w:pPr>
      <w:r w:rsidRPr="00BC6534">
        <w:rPr>
          <w:rFonts w:asciiTheme="minorEastAsia" w:hAnsiTheme="minorEastAsia"/>
        </w:rPr>
        <w:tab/>
      </w:r>
      <w:r w:rsidRPr="00BC6534">
        <w:rPr>
          <w:rFonts w:asciiTheme="minorEastAsia" w:hAnsiTheme="minorEastAsia" w:hint="eastAsia"/>
        </w:rPr>
        <w:t>很多情况下，由漏洞导致的安全问题可能会对</w:t>
      </w:r>
      <w:r w:rsidR="00487BEA" w:rsidRPr="00BC6534">
        <w:rPr>
          <w:rFonts w:asciiTheme="minorEastAsia" w:hAnsiTheme="minorEastAsia" w:hint="eastAsia"/>
        </w:rPr>
        <w:t>智慧</w:t>
      </w:r>
      <w:r w:rsidRPr="00BC6534">
        <w:rPr>
          <w:rFonts w:asciiTheme="minorEastAsia" w:hAnsiTheme="minorEastAsia" w:hint="eastAsia"/>
        </w:rPr>
        <w:t>城市长久运营与技术发展、品牌形象、安全合</w:t>
      </w:r>
      <w:proofErr w:type="gramStart"/>
      <w:r w:rsidRPr="00BC6534">
        <w:rPr>
          <w:rFonts w:asciiTheme="minorEastAsia" w:hAnsiTheme="minorEastAsia" w:hint="eastAsia"/>
        </w:rPr>
        <w:t>规</w:t>
      </w:r>
      <w:proofErr w:type="gramEnd"/>
      <w:r w:rsidRPr="00BC6534">
        <w:rPr>
          <w:rFonts w:asciiTheme="minorEastAsia" w:hAnsiTheme="minorEastAsia" w:hint="eastAsia"/>
        </w:rPr>
        <w:t>与法律风险等方面产生影响，成为公司发展瓶颈。</w:t>
      </w:r>
      <w:r w:rsidR="00C450A9" w:rsidRPr="00BC6534">
        <w:rPr>
          <w:rFonts w:asciiTheme="minorEastAsia" w:hAnsiTheme="minorEastAsia" w:hint="eastAsia"/>
        </w:rPr>
        <w:t>下图为漏洞管理流程图。</w:t>
      </w:r>
    </w:p>
    <w:p w14:paraId="6C81231A" w14:textId="3AC3F705" w:rsidR="005A0305" w:rsidRPr="00BC6534" w:rsidRDefault="005A0305" w:rsidP="005A0305">
      <w:pPr>
        <w:rPr>
          <w:rFonts w:asciiTheme="minorEastAsia" w:hAnsiTheme="minorEastAsia"/>
        </w:rPr>
      </w:pPr>
      <w:r w:rsidRPr="00BC6534">
        <w:rPr>
          <w:rFonts w:asciiTheme="minorEastAsia" w:hAnsiTheme="minorEastAsia"/>
          <w:noProof/>
        </w:rPr>
        <w:lastRenderedPageBreak/>
        <w:drawing>
          <wp:inline distT="0" distB="0" distL="0" distR="0" wp14:anchorId="63F3E59F" wp14:editId="3702664A">
            <wp:extent cx="5313337" cy="2411664"/>
            <wp:effectExtent l="0" t="0" r="190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0198" cy="2428395"/>
                    </a:xfrm>
                    <a:prstGeom prst="rect">
                      <a:avLst/>
                    </a:prstGeom>
                    <a:noFill/>
                    <a:ln>
                      <a:noFill/>
                    </a:ln>
                  </pic:spPr>
                </pic:pic>
              </a:graphicData>
            </a:graphic>
          </wp:inline>
        </w:drawing>
      </w:r>
    </w:p>
    <w:p w14:paraId="0AE85A94" w14:textId="52C08AF8" w:rsidR="00C450A9" w:rsidRPr="00BC6534" w:rsidRDefault="00C450A9" w:rsidP="00C450A9">
      <w:pPr>
        <w:pStyle w:val="3"/>
        <w:rPr>
          <w:rFonts w:asciiTheme="minorEastAsia" w:hAnsiTheme="minorEastAsia"/>
        </w:rPr>
      </w:pPr>
      <w:r w:rsidRPr="00BC6534">
        <w:rPr>
          <w:rFonts w:asciiTheme="minorEastAsia" w:hAnsiTheme="minorEastAsia"/>
        </w:rPr>
        <w:tab/>
      </w:r>
      <w:bookmarkStart w:id="163" w:name="_Toc50015731"/>
      <w:r w:rsidRPr="00BC6534">
        <w:rPr>
          <w:rFonts w:asciiTheme="minorEastAsia" w:hAnsiTheme="minorEastAsia" w:hint="eastAsia"/>
        </w:rPr>
        <w:t>5.3.1发现漏洞</w:t>
      </w:r>
      <w:bookmarkEnd w:id="163"/>
    </w:p>
    <w:p w14:paraId="3FA036DE" w14:textId="1DB0694B" w:rsidR="00812B7A" w:rsidRPr="00BC6534" w:rsidRDefault="00812B7A" w:rsidP="00812B7A">
      <w:pPr>
        <w:rPr>
          <w:rFonts w:asciiTheme="minorEastAsia" w:hAnsiTheme="minorEastAsia"/>
        </w:rPr>
      </w:pPr>
      <w:r w:rsidRPr="00BC6534">
        <w:rPr>
          <w:rFonts w:asciiTheme="minorEastAsia" w:hAnsiTheme="minorEastAsia"/>
        </w:rPr>
        <w:tab/>
      </w:r>
      <w:r w:rsidRPr="00BC6534">
        <w:rPr>
          <w:rFonts w:asciiTheme="minorEastAsia" w:hAnsiTheme="minorEastAsia" w:hint="eastAsia"/>
        </w:rPr>
        <w:t>漏洞的来源主要有系统上线检测，漏洞扫描，代码审计，第三方组件漏洞，S</w:t>
      </w:r>
      <w:r w:rsidRPr="00BC6534">
        <w:rPr>
          <w:rFonts w:asciiTheme="minorEastAsia" w:hAnsiTheme="minorEastAsia"/>
        </w:rPr>
        <w:t>RC</w:t>
      </w:r>
      <w:proofErr w:type="gramStart"/>
      <w:r w:rsidRPr="00BC6534">
        <w:rPr>
          <w:rFonts w:asciiTheme="minorEastAsia" w:hAnsiTheme="minorEastAsia" w:hint="eastAsia"/>
        </w:rPr>
        <w:t>众测平台</w:t>
      </w:r>
      <w:proofErr w:type="gramEnd"/>
      <w:r w:rsidRPr="00BC6534">
        <w:rPr>
          <w:rFonts w:asciiTheme="minorEastAsia" w:hAnsiTheme="minorEastAsia" w:hint="eastAsia"/>
        </w:rPr>
        <w:t>和安全事件。</w:t>
      </w:r>
    </w:p>
    <w:p w14:paraId="207CED0D" w14:textId="1044F646" w:rsidR="00C450A9" w:rsidRPr="00BC6534" w:rsidRDefault="00C450A9" w:rsidP="00C450A9">
      <w:pPr>
        <w:rPr>
          <w:rFonts w:asciiTheme="minorEastAsia" w:hAnsiTheme="minorEastAsia"/>
        </w:rPr>
      </w:pPr>
      <w:r w:rsidRPr="00BC6534">
        <w:rPr>
          <w:rFonts w:asciiTheme="minorEastAsia" w:hAnsiTheme="minorEastAsia"/>
          <w:noProof/>
        </w:rPr>
        <w:drawing>
          <wp:inline distT="0" distB="0" distL="0" distR="0" wp14:anchorId="619D4154" wp14:editId="28C00254">
            <wp:extent cx="3887326" cy="2292757"/>
            <wp:effectExtent l="0" t="0" r="0" b="12700"/>
            <wp:docPr id="9" name="图示 9">
              <a:extLst xmlns:a="http://schemas.openxmlformats.org/drawingml/2006/main">
                <a:ext uri="{FF2B5EF4-FFF2-40B4-BE49-F238E27FC236}">
                  <a16:creationId xmlns:a16="http://schemas.microsoft.com/office/drawing/2014/main" id="{0375FF18-88F6-4526-B2C7-D31DE77263F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40A89340" w14:textId="6238CA51" w:rsidR="00613647" w:rsidRPr="00BC6534" w:rsidRDefault="00613647" w:rsidP="00613647">
      <w:pPr>
        <w:pStyle w:val="3"/>
        <w:rPr>
          <w:rFonts w:asciiTheme="minorEastAsia" w:hAnsiTheme="minorEastAsia"/>
        </w:rPr>
      </w:pPr>
      <w:r w:rsidRPr="00BC6534">
        <w:rPr>
          <w:rFonts w:asciiTheme="minorEastAsia" w:hAnsiTheme="minorEastAsia"/>
        </w:rPr>
        <w:tab/>
      </w:r>
      <w:bookmarkStart w:id="164" w:name="_Toc50015732"/>
      <w:r w:rsidRPr="00BC6534">
        <w:rPr>
          <w:rFonts w:asciiTheme="minorEastAsia" w:hAnsiTheme="minorEastAsia" w:hint="eastAsia"/>
        </w:rPr>
        <w:t>5.3.2漏洞</w:t>
      </w:r>
      <w:r w:rsidR="00DE2F72" w:rsidRPr="00BC6534">
        <w:rPr>
          <w:rFonts w:asciiTheme="minorEastAsia" w:hAnsiTheme="minorEastAsia" w:hint="eastAsia"/>
        </w:rPr>
        <w:t>评估</w:t>
      </w:r>
      <w:r w:rsidR="000A0DAC" w:rsidRPr="00BC6534">
        <w:rPr>
          <w:rFonts w:asciiTheme="minorEastAsia" w:hAnsiTheme="minorEastAsia" w:hint="eastAsia"/>
        </w:rPr>
        <w:t>与修复</w:t>
      </w:r>
      <w:bookmarkEnd w:id="164"/>
    </w:p>
    <w:p w14:paraId="421F3076" w14:textId="6FB4160E" w:rsidR="001124D0" w:rsidRPr="00BC6534" w:rsidRDefault="00313051" w:rsidP="00313051">
      <w:pPr>
        <w:rPr>
          <w:rFonts w:asciiTheme="minorEastAsia" w:hAnsiTheme="minorEastAsia"/>
        </w:rPr>
      </w:pPr>
      <w:r w:rsidRPr="00BC6534">
        <w:rPr>
          <w:rFonts w:asciiTheme="minorEastAsia" w:hAnsiTheme="minorEastAsia"/>
        </w:rPr>
        <w:tab/>
      </w:r>
      <w:r w:rsidRPr="00BC6534">
        <w:rPr>
          <w:rFonts w:asciiTheme="minorEastAsia" w:hAnsiTheme="minorEastAsia" w:hint="eastAsia"/>
        </w:rPr>
        <w:t>漏洞严重程度根据C</w:t>
      </w:r>
      <w:r w:rsidRPr="00BC6534">
        <w:rPr>
          <w:rFonts w:asciiTheme="minorEastAsia" w:hAnsiTheme="minorEastAsia"/>
        </w:rPr>
        <w:t>VSS 3.0</w:t>
      </w:r>
      <w:r w:rsidRPr="00BC6534">
        <w:rPr>
          <w:rFonts w:asciiTheme="minorEastAsia" w:hAnsiTheme="minorEastAsia" w:hint="eastAsia"/>
        </w:rPr>
        <w:t>评分标准评估。系统重要度根据系统承载业务，是否对公网暴露评估</w:t>
      </w:r>
      <w:r w:rsidR="00FD3E0B" w:rsidRPr="00BC6534">
        <w:rPr>
          <w:rFonts w:asciiTheme="minorEastAsia" w:hAnsiTheme="minorEastAsia" w:hint="eastAsia"/>
        </w:rPr>
        <w:t>。最后根据漏洞严重情况制定S</w:t>
      </w:r>
      <w:r w:rsidR="00FD3E0B" w:rsidRPr="00BC6534">
        <w:rPr>
          <w:rFonts w:asciiTheme="minorEastAsia" w:hAnsiTheme="minorEastAsia"/>
        </w:rPr>
        <w:t>LA</w:t>
      </w:r>
      <w:r w:rsidR="00FD3E0B" w:rsidRPr="00BC6534">
        <w:rPr>
          <w:rFonts w:asciiTheme="minorEastAsia" w:hAnsiTheme="minorEastAsia" w:hint="eastAsia"/>
        </w:rPr>
        <w:t>进行修复。</w:t>
      </w:r>
    </w:p>
    <w:p w14:paraId="1F34D75D" w14:textId="747D3200" w:rsidR="00FD3E0B" w:rsidRPr="00BC6534" w:rsidRDefault="00FD3E0B" w:rsidP="00313051">
      <w:pPr>
        <w:rPr>
          <w:rFonts w:asciiTheme="minorEastAsia" w:hAnsiTheme="minorEastAsia"/>
        </w:rPr>
      </w:pPr>
      <w:r w:rsidRPr="00BC6534">
        <w:rPr>
          <w:rFonts w:asciiTheme="minorEastAsia" w:hAnsiTheme="minorEastAsia" w:hint="eastAsia"/>
        </w:rPr>
        <w:t>C</w:t>
      </w:r>
      <w:r w:rsidRPr="00BC6534">
        <w:rPr>
          <w:rFonts w:asciiTheme="minorEastAsia" w:hAnsiTheme="minorEastAsia"/>
        </w:rPr>
        <w:t>VSS</w:t>
      </w:r>
      <w:r w:rsidRPr="00BC6534">
        <w:rPr>
          <w:rFonts w:asciiTheme="minorEastAsia" w:hAnsiTheme="minorEastAsia" w:hint="eastAsia"/>
        </w:rPr>
        <w:t>评估系统：</w:t>
      </w:r>
    </w:p>
    <w:p w14:paraId="3F2E6E72" w14:textId="7F065A1D" w:rsidR="00FD3E0B" w:rsidRPr="00BC6534" w:rsidRDefault="00FD3E0B" w:rsidP="00313051">
      <w:pPr>
        <w:rPr>
          <w:rFonts w:asciiTheme="minorEastAsia" w:hAnsiTheme="minorEastAsia"/>
        </w:rPr>
      </w:pPr>
      <w:r w:rsidRPr="00BC6534">
        <w:rPr>
          <w:rFonts w:asciiTheme="minorEastAsia" w:hAnsiTheme="minorEastAsia"/>
          <w:noProof/>
        </w:rPr>
        <w:lastRenderedPageBreak/>
        <w:drawing>
          <wp:inline distT="0" distB="0" distL="0" distR="0" wp14:anchorId="7C4A5FFE" wp14:editId="7AFAB533">
            <wp:extent cx="5274310" cy="17926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92605"/>
                    </a:xfrm>
                    <a:prstGeom prst="rect">
                      <a:avLst/>
                    </a:prstGeom>
                  </pic:spPr>
                </pic:pic>
              </a:graphicData>
            </a:graphic>
          </wp:inline>
        </w:drawing>
      </w:r>
    </w:p>
    <w:p w14:paraId="31BBFCA7" w14:textId="01F42842" w:rsidR="00FD3E0B" w:rsidRPr="00BC6534" w:rsidRDefault="00FD3E0B" w:rsidP="00313051">
      <w:pPr>
        <w:rPr>
          <w:rFonts w:asciiTheme="minorEastAsia" w:hAnsiTheme="minorEastAsia"/>
        </w:rPr>
      </w:pPr>
      <w:r w:rsidRPr="00BC6534">
        <w:rPr>
          <w:rFonts w:asciiTheme="minorEastAsia" w:hAnsiTheme="minorEastAsia" w:hint="eastAsia"/>
        </w:rPr>
        <w:t>漏洞影响程度综合评分表：</w:t>
      </w:r>
    </w:p>
    <w:tbl>
      <w:tblPr>
        <w:tblW w:w="0" w:type="auto"/>
        <w:tblCellMar>
          <w:left w:w="0" w:type="dxa"/>
          <w:right w:w="0" w:type="dxa"/>
        </w:tblCellMar>
        <w:tblLook w:val="0420" w:firstRow="1" w:lastRow="0" w:firstColumn="0" w:lastColumn="0" w:noHBand="0" w:noVBand="1"/>
      </w:tblPr>
      <w:tblGrid>
        <w:gridCol w:w="1036"/>
        <w:gridCol w:w="1127"/>
        <w:gridCol w:w="1088"/>
        <w:gridCol w:w="1088"/>
        <w:gridCol w:w="1088"/>
      </w:tblGrid>
      <w:tr w:rsidR="00D74961" w:rsidRPr="00BC6534" w14:paraId="4312F81E" w14:textId="77777777" w:rsidTr="00C46732">
        <w:trPr>
          <w:trHeight w:val="221"/>
        </w:trPr>
        <w:tc>
          <w:tcPr>
            <w:tcW w:w="0" w:type="auto"/>
            <w:gridSpan w:val="2"/>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EBE0D28" w14:textId="77777777" w:rsidR="00D74961" w:rsidRPr="00BC6534" w:rsidRDefault="00D74961" w:rsidP="00C46732">
            <w:pPr>
              <w:jc w:val="center"/>
              <w:rPr>
                <w:rFonts w:asciiTheme="minorEastAsia" w:hAnsiTheme="minorEastAsia"/>
                <w:sz w:val="20"/>
                <w:szCs w:val="21"/>
              </w:rPr>
            </w:pPr>
            <w:r w:rsidRPr="00BC6534">
              <w:rPr>
                <w:rFonts w:asciiTheme="minorEastAsia" w:hAnsiTheme="minorEastAsia"/>
                <w:sz w:val="20"/>
                <w:szCs w:val="21"/>
              </w:rPr>
              <w:t>严重等级</w:t>
            </w:r>
            <w:r w:rsidRPr="00BC6534">
              <w:rPr>
                <w:rFonts w:asciiTheme="minorEastAsia" w:hAnsiTheme="minorEastAsia" w:hint="eastAsia"/>
                <w:sz w:val="20"/>
                <w:szCs w:val="21"/>
              </w:rPr>
              <w:t>\</w:t>
            </w:r>
            <w:r w:rsidRPr="00BC6534">
              <w:rPr>
                <w:rFonts w:asciiTheme="minorEastAsia" w:hAnsiTheme="minorEastAsia"/>
                <w:sz w:val="20"/>
                <w:szCs w:val="21"/>
              </w:rPr>
              <w:t>系统重要度</w:t>
            </w:r>
          </w:p>
        </w:tc>
        <w:tc>
          <w:tcPr>
            <w:tcW w:w="0" w:type="auto"/>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7C0B6ADB" w14:textId="77777777" w:rsidR="00D74961" w:rsidRPr="00BC6534" w:rsidRDefault="00D74961" w:rsidP="00C46732">
            <w:pPr>
              <w:jc w:val="center"/>
              <w:rPr>
                <w:rFonts w:asciiTheme="minorEastAsia" w:hAnsiTheme="minorEastAsia"/>
                <w:sz w:val="20"/>
                <w:szCs w:val="21"/>
              </w:rPr>
            </w:pPr>
            <w:r w:rsidRPr="00BC6534">
              <w:rPr>
                <w:rFonts w:asciiTheme="minorEastAsia" w:hAnsiTheme="minorEastAsia"/>
                <w:sz w:val="20"/>
                <w:szCs w:val="21"/>
              </w:rPr>
              <w:t>核心业务</w:t>
            </w:r>
          </w:p>
        </w:tc>
        <w:tc>
          <w:tcPr>
            <w:tcW w:w="0" w:type="auto"/>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5D0F3DA8" w14:textId="77777777" w:rsidR="00D74961" w:rsidRPr="00BC6534" w:rsidRDefault="00D74961" w:rsidP="00C46732">
            <w:pPr>
              <w:jc w:val="center"/>
              <w:rPr>
                <w:rFonts w:asciiTheme="minorEastAsia" w:hAnsiTheme="minorEastAsia"/>
                <w:sz w:val="20"/>
                <w:szCs w:val="21"/>
              </w:rPr>
            </w:pPr>
            <w:r w:rsidRPr="00BC6534">
              <w:rPr>
                <w:rFonts w:asciiTheme="minorEastAsia" w:hAnsiTheme="minorEastAsia"/>
                <w:sz w:val="20"/>
                <w:szCs w:val="21"/>
              </w:rPr>
              <w:t>重要业务</w:t>
            </w:r>
          </w:p>
        </w:tc>
        <w:tc>
          <w:tcPr>
            <w:tcW w:w="0" w:type="auto"/>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2CBD37AA" w14:textId="3CA4FDB1" w:rsidR="00D74961" w:rsidRPr="00BC6534" w:rsidRDefault="00D74961" w:rsidP="00C46732">
            <w:pPr>
              <w:jc w:val="center"/>
              <w:rPr>
                <w:rFonts w:asciiTheme="minorEastAsia" w:hAnsiTheme="minorEastAsia"/>
                <w:sz w:val="20"/>
                <w:szCs w:val="21"/>
              </w:rPr>
            </w:pPr>
            <w:r w:rsidRPr="00BC6534">
              <w:rPr>
                <w:rFonts w:asciiTheme="minorEastAsia" w:hAnsiTheme="minorEastAsia"/>
                <w:sz w:val="20"/>
                <w:szCs w:val="21"/>
              </w:rPr>
              <w:t>支撑业务</w:t>
            </w:r>
          </w:p>
        </w:tc>
      </w:tr>
      <w:tr w:rsidR="00D74961" w:rsidRPr="00BC6534" w14:paraId="3FAC1E2C" w14:textId="77777777" w:rsidTr="00C46732">
        <w:trPr>
          <w:trHeight w:val="221"/>
        </w:trPr>
        <w:tc>
          <w:tcPr>
            <w:tcW w:w="0" w:type="auto"/>
            <w:tcBorders>
              <w:top w:val="single" w:sz="24"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DB8799C" w14:textId="77777777" w:rsidR="00D74961" w:rsidRPr="00BC6534" w:rsidRDefault="00D74961" w:rsidP="00C46732">
            <w:pPr>
              <w:jc w:val="center"/>
              <w:rPr>
                <w:rFonts w:asciiTheme="minorEastAsia" w:hAnsiTheme="minorEastAsia"/>
                <w:sz w:val="20"/>
                <w:szCs w:val="21"/>
              </w:rPr>
            </w:pPr>
            <w:r w:rsidRPr="00BC6534">
              <w:rPr>
                <w:rFonts w:asciiTheme="minorEastAsia" w:hAnsiTheme="minorEastAsia"/>
                <w:sz w:val="20"/>
                <w:szCs w:val="21"/>
              </w:rPr>
              <w:t>严重</w:t>
            </w:r>
          </w:p>
        </w:tc>
        <w:tc>
          <w:tcPr>
            <w:tcW w:w="0" w:type="auto"/>
            <w:tcBorders>
              <w:top w:val="single" w:sz="24"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91E30A2" w14:textId="77777777" w:rsidR="00D74961" w:rsidRPr="00BC6534" w:rsidRDefault="00D74961" w:rsidP="00C46732">
            <w:pPr>
              <w:jc w:val="center"/>
              <w:rPr>
                <w:rFonts w:asciiTheme="minorEastAsia" w:hAnsiTheme="minorEastAsia"/>
                <w:sz w:val="20"/>
                <w:szCs w:val="21"/>
              </w:rPr>
            </w:pPr>
            <w:r w:rsidRPr="00BC6534">
              <w:rPr>
                <w:rFonts w:asciiTheme="minorEastAsia" w:hAnsiTheme="minorEastAsia" w:hint="eastAsia"/>
                <w:sz w:val="20"/>
                <w:szCs w:val="21"/>
              </w:rPr>
              <w:t>9-10</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63CA452" w14:textId="77777777" w:rsidR="00D74961" w:rsidRPr="00BC6534" w:rsidRDefault="00D74961" w:rsidP="00C46732">
            <w:pPr>
              <w:jc w:val="center"/>
              <w:rPr>
                <w:rFonts w:asciiTheme="minorEastAsia" w:hAnsiTheme="minorEastAsia"/>
                <w:sz w:val="20"/>
                <w:szCs w:val="21"/>
              </w:rPr>
            </w:pPr>
            <w:r w:rsidRPr="00BC6534">
              <w:rPr>
                <w:rFonts w:asciiTheme="minorEastAsia" w:hAnsiTheme="minorEastAsia"/>
                <w:sz w:val="20"/>
                <w:szCs w:val="21"/>
              </w:rPr>
              <w:t>严重</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F78C617" w14:textId="77777777" w:rsidR="00D74961" w:rsidRPr="00BC6534" w:rsidRDefault="00D74961" w:rsidP="00C46732">
            <w:pPr>
              <w:jc w:val="center"/>
              <w:rPr>
                <w:rFonts w:asciiTheme="minorEastAsia" w:hAnsiTheme="minorEastAsia"/>
                <w:sz w:val="20"/>
                <w:szCs w:val="21"/>
              </w:rPr>
            </w:pPr>
            <w:r w:rsidRPr="00BC6534">
              <w:rPr>
                <w:rFonts w:asciiTheme="minorEastAsia" w:hAnsiTheme="minorEastAsia"/>
                <w:sz w:val="20"/>
                <w:szCs w:val="21"/>
              </w:rPr>
              <w:t>高</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77543432" w14:textId="77777777" w:rsidR="00D74961" w:rsidRPr="00BC6534" w:rsidRDefault="00D74961" w:rsidP="00C46732">
            <w:pPr>
              <w:jc w:val="center"/>
              <w:rPr>
                <w:rFonts w:asciiTheme="minorEastAsia" w:hAnsiTheme="minorEastAsia"/>
                <w:sz w:val="20"/>
                <w:szCs w:val="21"/>
              </w:rPr>
            </w:pPr>
            <w:r w:rsidRPr="00BC6534">
              <w:rPr>
                <w:rFonts w:asciiTheme="minorEastAsia" w:hAnsiTheme="minorEastAsia"/>
                <w:sz w:val="20"/>
                <w:szCs w:val="21"/>
              </w:rPr>
              <w:t>高</w:t>
            </w:r>
          </w:p>
        </w:tc>
      </w:tr>
      <w:tr w:rsidR="00D74961" w:rsidRPr="00BC6534" w14:paraId="7C42F7E3" w14:textId="77777777" w:rsidTr="00C46732">
        <w:trPr>
          <w:trHeight w:val="221"/>
        </w:trPr>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90E55A6" w14:textId="77777777" w:rsidR="00D74961" w:rsidRPr="00BC6534" w:rsidRDefault="00D74961" w:rsidP="00C46732">
            <w:pPr>
              <w:jc w:val="center"/>
              <w:rPr>
                <w:rFonts w:asciiTheme="minorEastAsia" w:hAnsiTheme="minorEastAsia"/>
                <w:sz w:val="20"/>
                <w:szCs w:val="21"/>
              </w:rPr>
            </w:pPr>
            <w:r w:rsidRPr="00BC6534">
              <w:rPr>
                <w:rFonts w:asciiTheme="minorEastAsia" w:hAnsiTheme="minorEastAsia"/>
                <w:sz w:val="20"/>
                <w:szCs w:val="21"/>
              </w:rPr>
              <w:t>高危</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5F8AF13" w14:textId="02E67B58" w:rsidR="00D74961" w:rsidRPr="00BC6534" w:rsidRDefault="00D74961" w:rsidP="00C46732">
            <w:pPr>
              <w:jc w:val="center"/>
              <w:rPr>
                <w:rFonts w:asciiTheme="minorEastAsia" w:hAnsiTheme="minorEastAsia"/>
                <w:sz w:val="20"/>
                <w:szCs w:val="21"/>
              </w:rPr>
            </w:pPr>
            <w:r w:rsidRPr="00BC6534">
              <w:rPr>
                <w:rFonts w:asciiTheme="minorEastAsia" w:hAnsiTheme="minorEastAsia" w:hint="eastAsia"/>
                <w:sz w:val="20"/>
                <w:szCs w:val="21"/>
              </w:rPr>
              <w:t>7-8.9</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06149B6" w14:textId="77777777" w:rsidR="00D74961" w:rsidRPr="00BC6534" w:rsidRDefault="00D74961" w:rsidP="00C46732">
            <w:pPr>
              <w:jc w:val="center"/>
              <w:rPr>
                <w:rFonts w:asciiTheme="minorEastAsia" w:hAnsiTheme="minorEastAsia"/>
                <w:sz w:val="20"/>
                <w:szCs w:val="21"/>
              </w:rPr>
            </w:pPr>
            <w:r w:rsidRPr="00BC6534">
              <w:rPr>
                <w:rFonts w:asciiTheme="minorEastAsia" w:hAnsiTheme="minorEastAsia"/>
                <w:sz w:val="20"/>
                <w:szCs w:val="21"/>
              </w:rPr>
              <w:t>高</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F55B4D7" w14:textId="77777777" w:rsidR="00D74961" w:rsidRPr="00BC6534" w:rsidRDefault="00D74961" w:rsidP="00C46732">
            <w:pPr>
              <w:jc w:val="center"/>
              <w:rPr>
                <w:rFonts w:asciiTheme="minorEastAsia" w:hAnsiTheme="minorEastAsia"/>
                <w:sz w:val="20"/>
                <w:szCs w:val="21"/>
              </w:rPr>
            </w:pPr>
            <w:r w:rsidRPr="00BC6534">
              <w:rPr>
                <w:rFonts w:asciiTheme="minorEastAsia" w:hAnsiTheme="minorEastAsia"/>
                <w:sz w:val="20"/>
                <w:szCs w:val="21"/>
              </w:rPr>
              <w:t>高</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6078155" w14:textId="77777777" w:rsidR="00D74961" w:rsidRPr="00BC6534" w:rsidRDefault="00D74961" w:rsidP="00C46732">
            <w:pPr>
              <w:jc w:val="center"/>
              <w:rPr>
                <w:rFonts w:asciiTheme="minorEastAsia" w:hAnsiTheme="minorEastAsia"/>
                <w:sz w:val="20"/>
                <w:szCs w:val="21"/>
              </w:rPr>
            </w:pPr>
            <w:r w:rsidRPr="00BC6534">
              <w:rPr>
                <w:rFonts w:asciiTheme="minorEastAsia" w:hAnsiTheme="minorEastAsia"/>
                <w:sz w:val="20"/>
                <w:szCs w:val="21"/>
              </w:rPr>
              <w:t>中</w:t>
            </w:r>
          </w:p>
        </w:tc>
      </w:tr>
      <w:tr w:rsidR="00D74961" w:rsidRPr="00BC6534" w14:paraId="38005317" w14:textId="77777777" w:rsidTr="00C46732">
        <w:trPr>
          <w:trHeight w:val="221"/>
        </w:trPr>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02CAB23" w14:textId="77777777" w:rsidR="00D74961" w:rsidRPr="00BC6534" w:rsidRDefault="00D74961" w:rsidP="00C46732">
            <w:pPr>
              <w:jc w:val="center"/>
              <w:rPr>
                <w:rFonts w:asciiTheme="minorEastAsia" w:hAnsiTheme="minorEastAsia"/>
                <w:sz w:val="20"/>
                <w:szCs w:val="21"/>
              </w:rPr>
            </w:pPr>
            <w:r w:rsidRPr="00BC6534">
              <w:rPr>
                <w:rFonts w:asciiTheme="minorEastAsia" w:hAnsiTheme="minorEastAsia"/>
                <w:sz w:val="20"/>
                <w:szCs w:val="21"/>
              </w:rPr>
              <w:t>中危</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CAE384E" w14:textId="2D2C69CC" w:rsidR="00D74961" w:rsidRPr="00BC6534" w:rsidRDefault="00D74961" w:rsidP="00C46732">
            <w:pPr>
              <w:jc w:val="center"/>
              <w:rPr>
                <w:rFonts w:asciiTheme="minorEastAsia" w:hAnsiTheme="minorEastAsia"/>
                <w:sz w:val="20"/>
                <w:szCs w:val="21"/>
              </w:rPr>
            </w:pPr>
            <w:r w:rsidRPr="00BC6534">
              <w:rPr>
                <w:rFonts w:asciiTheme="minorEastAsia" w:hAnsiTheme="minorEastAsia" w:hint="eastAsia"/>
                <w:sz w:val="20"/>
                <w:szCs w:val="21"/>
              </w:rPr>
              <w:t>4-6.9</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2B2D2F8" w14:textId="576D243E" w:rsidR="00D74961" w:rsidRPr="00BC6534" w:rsidRDefault="0073341C" w:rsidP="00C46732">
            <w:pPr>
              <w:jc w:val="center"/>
              <w:rPr>
                <w:rFonts w:asciiTheme="minorEastAsia" w:hAnsiTheme="minorEastAsia"/>
                <w:sz w:val="20"/>
                <w:szCs w:val="21"/>
              </w:rPr>
            </w:pPr>
            <w:r w:rsidRPr="00BC6534">
              <w:rPr>
                <w:rFonts w:asciiTheme="minorEastAsia" w:hAnsiTheme="minorEastAsia" w:hint="eastAsia"/>
                <w:sz w:val="20"/>
                <w:szCs w:val="21"/>
              </w:rPr>
              <w:t>高</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1542446" w14:textId="77777777" w:rsidR="00D74961" w:rsidRPr="00BC6534" w:rsidRDefault="00D74961" w:rsidP="00C46732">
            <w:pPr>
              <w:jc w:val="center"/>
              <w:rPr>
                <w:rFonts w:asciiTheme="minorEastAsia" w:hAnsiTheme="minorEastAsia"/>
                <w:sz w:val="20"/>
                <w:szCs w:val="21"/>
              </w:rPr>
            </w:pPr>
            <w:r w:rsidRPr="00BC6534">
              <w:rPr>
                <w:rFonts w:asciiTheme="minorEastAsia" w:hAnsiTheme="minorEastAsia"/>
                <w:sz w:val="20"/>
                <w:szCs w:val="21"/>
              </w:rPr>
              <w:t>中</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4006368" w14:textId="77777777" w:rsidR="00D74961" w:rsidRPr="00BC6534" w:rsidRDefault="00D74961" w:rsidP="00C46732">
            <w:pPr>
              <w:jc w:val="center"/>
              <w:rPr>
                <w:rFonts w:asciiTheme="minorEastAsia" w:hAnsiTheme="minorEastAsia"/>
                <w:sz w:val="20"/>
                <w:szCs w:val="21"/>
              </w:rPr>
            </w:pPr>
            <w:r w:rsidRPr="00BC6534">
              <w:rPr>
                <w:rFonts w:asciiTheme="minorEastAsia" w:hAnsiTheme="minorEastAsia"/>
                <w:sz w:val="20"/>
                <w:szCs w:val="21"/>
              </w:rPr>
              <w:t>低</w:t>
            </w:r>
          </w:p>
        </w:tc>
      </w:tr>
      <w:tr w:rsidR="00D74961" w:rsidRPr="00BC6534" w14:paraId="0B1A1D45" w14:textId="77777777" w:rsidTr="00C46732">
        <w:trPr>
          <w:trHeight w:val="221"/>
        </w:trPr>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F807D88" w14:textId="77777777" w:rsidR="00D74961" w:rsidRPr="00BC6534" w:rsidRDefault="00D74961" w:rsidP="00C46732">
            <w:pPr>
              <w:jc w:val="center"/>
              <w:rPr>
                <w:rFonts w:asciiTheme="minorEastAsia" w:hAnsiTheme="minorEastAsia"/>
                <w:sz w:val="20"/>
                <w:szCs w:val="21"/>
              </w:rPr>
            </w:pPr>
            <w:proofErr w:type="gramStart"/>
            <w:r w:rsidRPr="00BC6534">
              <w:rPr>
                <w:rFonts w:asciiTheme="minorEastAsia" w:hAnsiTheme="minorEastAsia"/>
                <w:sz w:val="20"/>
                <w:szCs w:val="21"/>
              </w:rPr>
              <w:t>低危</w:t>
            </w:r>
            <w:proofErr w:type="gramEnd"/>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F5CC4FC" w14:textId="405744A1" w:rsidR="00D74961" w:rsidRPr="00BC6534" w:rsidRDefault="00D74961" w:rsidP="00C46732">
            <w:pPr>
              <w:jc w:val="center"/>
              <w:rPr>
                <w:rFonts w:asciiTheme="minorEastAsia" w:hAnsiTheme="minorEastAsia"/>
                <w:sz w:val="20"/>
                <w:szCs w:val="21"/>
              </w:rPr>
            </w:pPr>
            <w:r w:rsidRPr="00BC6534">
              <w:rPr>
                <w:rFonts w:asciiTheme="minorEastAsia" w:hAnsiTheme="minorEastAsia" w:hint="eastAsia"/>
                <w:sz w:val="20"/>
                <w:szCs w:val="21"/>
              </w:rPr>
              <w:t>0-3.9</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4FDFE0C" w14:textId="08844A40" w:rsidR="00D74961" w:rsidRPr="00BC6534" w:rsidRDefault="0073341C" w:rsidP="00C46732">
            <w:pPr>
              <w:jc w:val="center"/>
              <w:rPr>
                <w:rFonts w:asciiTheme="minorEastAsia" w:hAnsiTheme="minorEastAsia"/>
                <w:sz w:val="20"/>
                <w:szCs w:val="21"/>
              </w:rPr>
            </w:pPr>
            <w:r w:rsidRPr="00BC6534">
              <w:rPr>
                <w:rFonts w:asciiTheme="minorEastAsia" w:hAnsiTheme="minorEastAsia" w:hint="eastAsia"/>
                <w:sz w:val="20"/>
                <w:szCs w:val="21"/>
              </w:rPr>
              <w:t>中</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3F07C7A2" w14:textId="77777777" w:rsidR="00D74961" w:rsidRPr="00BC6534" w:rsidRDefault="00D74961" w:rsidP="00C46732">
            <w:pPr>
              <w:jc w:val="center"/>
              <w:rPr>
                <w:rFonts w:asciiTheme="minorEastAsia" w:hAnsiTheme="minorEastAsia"/>
                <w:sz w:val="20"/>
                <w:szCs w:val="21"/>
              </w:rPr>
            </w:pPr>
            <w:r w:rsidRPr="00BC6534">
              <w:rPr>
                <w:rFonts w:asciiTheme="minorEastAsia" w:hAnsiTheme="minorEastAsia"/>
                <w:sz w:val="20"/>
                <w:szCs w:val="21"/>
              </w:rPr>
              <w:t>低</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8827150" w14:textId="7A71D31F" w:rsidR="00D74961" w:rsidRPr="00BC6534" w:rsidRDefault="0073341C" w:rsidP="00C46732">
            <w:pPr>
              <w:jc w:val="center"/>
              <w:rPr>
                <w:rFonts w:asciiTheme="minorEastAsia" w:hAnsiTheme="minorEastAsia"/>
                <w:sz w:val="20"/>
                <w:szCs w:val="21"/>
              </w:rPr>
            </w:pPr>
            <w:r w:rsidRPr="00BC6534">
              <w:rPr>
                <w:rFonts w:asciiTheme="minorEastAsia" w:hAnsiTheme="minorEastAsia" w:hint="eastAsia"/>
                <w:sz w:val="20"/>
                <w:szCs w:val="21"/>
              </w:rPr>
              <w:t>低</w:t>
            </w:r>
          </w:p>
        </w:tc>
      </w:tr>
    </w:tbl>
    <w:p w14:paraId="14E2BB2A" w14:textId="4D2B3A84" w:rsidR="001124D0" w:rsidRPr="00BC6534" w:rsidRDefault="001124D0" w:rsidP="001124D0">
      <w:pPr>
        <w:rPr>
          <w:rFonts w:asciiTheme="minorEastAsia" w:hAnsiTheme="minorEastAsia"/>
        </w:rPr>
      </w:pPr>
      <w:r w:rsidRPr="00BC6534">
        <w:rPr>
          <w:rFonts w:asciiTheme="minorEastAsia" w:hAnsiTheme="minorEastAsia" w:hint="eastAsia"/>
        </w:rPr>
        <w:t>修复时长：</w:t>
      </w:r>
    </w:p>
    <w:tbl>
      <w:tblPr>
        <w:tblW w:w="0" w:type="auto"/>
        <w:tblCellMar>
          <w:left w:w="0" w:type="dxa"/>
          <w:right w:w="0" w:type="dxa"/>
        </w:tblCellMar>
        <w:tblLook w:val="0420" w:firstRow="1" w:lastRow="0" w:firstColumn="0" w:lastColumn="0" w:noHBand="0" w:noVBand="1"/>
      </w:tblPr>
      <w:tblGrid>
        <w:gridCol w:w="1488"/>
        <w:gridCol w:w="1688"/>
        <w:gridCol w:w="1888"/>
      </w:tblGrid>
      <w:tr w:rsidR="001124D0" w:rsidRPr="00BC6534" w14:paraId="098C14BC" w14:textId="77777777" w:rsidTr="004C2D00">
        <w:trPr>
          <w:trHeight w:val="221"/>
        </w:trPr>
        <w:tc>
          <w:tcPr>
            <w:tcW w:w="0" w:type="auto"/>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29F91460" w14:textId="6319023C" w:rsidR="001124D0" w:rsidRPr="00BC6534" w:rsidRDefault="001124D0" w:rsidP="004C2D00">
            <w:pPr>
              <w:jc w:val="center"/>
              <w:rPr>
                <w:rFonts w:asciiTheme="minorEastAsia" w:hAnsiTheme="minorEastAsia"/>
                <w:sz w:val="20"/>
                <w:szCs w:val="21"/>
              </w:rPr>
            </w:pPr>
            <w:r w:rsidRPr="00BC6534">
              <w:rPr>
                <w:rFonts w:asciiTheme="minorEastAsia" w:hAnsiTheme="minorEastAsia" w:hint="eastAsia"/>
                <w:sz w:val="20"/>
                <w:szCs w:val="21"/>
              </w:rPr>
              <w:t>漏洞严重等级</w:t>
            </w:r>
          </w:p>
        </w:tc>
        <w:tc>
          <w:tcPr>
            <w:tcW w:w="0" w:type="auto"/>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538F673D" w14:textId="0814F242" w:rsidR="001124D0" w:rsidRPr="00BC6534" w:rsidRDefault="001124D0" w:rsidP="004C2D00">
            <w:pPr>
              <w:jc w:val="center"/>
              <w:rPr>
                <w:rFonts w:asciiTheme="minorEastAsia" w:hAnsiTheme="minorEastAsia"/>
                <w:sz w:val="20"/>
                <w:szCs w:val="21"/>
              </w:rPr>
            </w:pPr>
            <w:r w:rsidRPr="00BC6534">
              <w:rPr>
                <w:rFonts w:asciiTheme="minorEastAsia" w:hAnsiTheme="minorEastAsia" w:hint="eastAsia"/>
                <w:sz w:val="20"/>
                <w:szCs w:val="21"/>
              </w:rPr>
              <w:t>漏洞对公网开放</w:t>
            </w:r>
          </w:p>
        </w:tc>
        <w:tc>
          <w:tcPr>
            <w:tcW w:w="0" w:type="auto"/>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3F786A20" w14:textId="4AFD9986" w:rsidR="001124D0" w:rsidRPr="00BC6534" w:rsidRDefault="001124D0" w:rsidP="004C2D00">
            <w:pPr>
              <w:jc w:val="center"/>
              <w:rPr>
                <w:rFonts w:asciiTheme="minorEastAsia" w:hAnsiTheme="minorEastAsia"/>
                <w:sz w:val="20"/>
                <w:szCs w:val="21"/>
              </w:rPr>
            </w:pPr>
            <w:r w:rsidRPr="00BC6534">
              <w:rPr>
                <w:rFonts w:asciiTheme="minorEastAsia" w:hAnsiTheme="minorEastAsia" w:hint="eastAsia"/>
                <w:sz w:val="20"/>
                <w:szCs w:val="21"/>
              </w:rPr>
              <w:t>漏洞不对公网开放</w:t>
            </w:r>
          </w:p>
        </w:tc>
      </w:tr>
      <w:tr w:rsidR="001124D0" w:rsidRPr="00BC6534" w14:paraId="1D22EC41" w14:textId="77777777" w:rsidTr="004C2D00">
        <w:trPr>
          <w:trHeight w:val="221"/>
        </w:trPr>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74DA63B" w14:textId="77777777" w:rsidR="001124D0" w:rsidRPr="00BC6534" w:rsidRDefault="001124D0" w:rsidP="004C2D00">
            <w:pPr>
              <w:jc w:val="center"/>
              <w:rPr>
                <w:rFonts w:asciiTheme="minorEastAsia" w:hAnsiTheme="minorEastAsia"/>
                <w:sz w:val="20"/>
                <w:szCs w:val="21"/>
              </w:rPr>
            </w:pPr>
            <w:r w:rsidRPr="00BC6534">
              <w:rPr>
                <w:rFonts w:asciiTheme="minorEastAsia" w:hAnsiTheme="minorEastAsia"/>
                <w:sz w:val="20"/>
                <w:szCs w:val="21"/>
              </w:rPr>
              <w:t>严重</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8EF159A" w14:textId="18ED2449" w:rsidR="001124D0" w:rsidRPr="00BC6534" w:rsidRDefault="001124D0" w:rsidP="004C2D00">
            <w:pPr>
              <w:jc w:val="center"/>
              <w:rPr>
                <w:rFonts w:asciiTheme="minorEastAsia" w:hAnsiTheme="minorEastAsia"/>
                <w:sz w:val="20"/>
                <w:szCs w:val="21"/>
              </w:rPr>
            </w:pPr>
            <w:r w:rsidRPr="00BC6534">
              <w:rPr>
                <w:rFonts w:asciiTheme="minorEastAsia" w:hAnsiTheme="minorEastAsia" w:hint="eastAsia"/>
                <w:sz w:val="20"/>
                <w:szCs w:val="21"/>
              </w:rPr>
              <w:t>24小时</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771C8B8F" w14:textId="76F465C1" w:rsidR="001124D0" w:rsidRPr="00BC6534" w:rsidRDefault="001124D0" w:rsidP="004C2D00">
            <w:pPr>
              <w:jc w:val="center"/>
              <w:rPr>
                <w:rFonts w:asciiTheme="minorEastAsia" w:hAnsiTheme="minorEastAsia"/>
                <w:sz w:val="20"/>
                <w:szCs w:val="21"/>
              </w:rPr>
            </w:pPr>
            <w:r w:rsidRPr="00BC6534">
              <w:rPr>
                <w:rFonts w:asciiTheme="minorEastAsia" w:hAnsiTheme="minorEastAsia" w:hint="eastAsia"/>
                <w:sz w:val="20"/>
                <w:szCs w:val="21"/>
              </w:rPr>
              <w:t>48小时</w:t>
            </w:r>
          </w:p>
        </w:tc>
      </w:tr>
      <w:tr w:rsidR="001124D0" w:rsidRPr="00BC6534" w14:paraId="319C221C" w14:textId="77777777" w:rsidTr="004C2D00">
        <w:trPr>
          <w:trHeight w:val="221"/>
        </w:trPr>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2F9FCD2" w14:textId="77777777" w:rsidR="001124D0" w:rsidRPr="00BC6534" w:rsidRDefault="001124D0" w:rsidP="004C2D00">
            <w:pPr>
              <w:jc w:val="center"/>
              <w:rPr>
                <w:rFonts w:asciiTheme="minorEastAsia" w:hAnsiTheme="minorEastAsia"/>
                <w:sz w:val="20"/>
                <w:szCs w:val="21"/>
              </w:rPr>
            </w:pPr>
            <w:r w:rsidRPr="00BC6534">
              <w:rPr>
                <w:rFonts w:asciiTheme="minorEastAsia" w:hAnsiTheme="minorEastAsia"/>
                <w:sz w:val="20"/>
                <w:szCs w:val="21"/>
              </w:rPr>
              <w:t>高</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B64D451" w14:textId="0667EDA4" w:rsidR="001124D0" w:rsidRPr="00BC6534" w:rsidRDefault="001124D0" w:rsidP="004C2D00">
            <w:pPr>
              <w:jc w:val="center"/>
              <w:rPr>
                <w:rFonts w:asciiTheme="minorEastAsia" w:hAnsiTheme="minorEastAsia"/>
                <w:sz w:val="20"/>
                <w:szCs w:val="21"/>
              </w:rPr>
            </w:pPr>
            <w:r w:rsidRPr="00BC6534">
              <w:rPr>
                <w:rFonts w:asciiTheme="minorEastAsia" w:hAnsiTheme="minorEastAsia" w:hint="eastAsia"/>
                <w:sz w:val="20"/>
                <w:szCs w:val="21"/>
              </w:rPr>
              <w:t>7天</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3631DA9A" w14:textId="43EE12F3" w:rsidR="001124D0" w:rsidRPr="00BC6534" w:rsidRDefault="001124D0" w:rsidP="004C2D00">
            <w:pPr>
              <w:jc w:val="center"/>
              <w:rPr>
                <w:rFonts w:asciiTheme="minorEastAsia" w:hAnsiTheme="minorEastAsia"/>
                <w:sz w:val="20"/>
                <w:szCs w:val="21"/>
              </w:rPr>
            </w:pPr>
            <w:r w:rsidRPr="00BC6534">
              <w:rPr>
                <w:rFonts w:asciiTheme="minorEastAsia" w:hAnsiTheme="minorEastAsia" w:hint="eastAsia"/>
                <w:sz w:val="20"/>
                <w:szCs w:val="21"/>
              </w:rPr>
              <w:t>14天</w:t>
            </w:r>
          </w:p>
        </w:tc>
      </w:tr>
      <w:tr w:rsidR="001124D0" w:rsidRPr="00BC6534" w14:paraId="74D5B7BC" w14:textId="77777777" w:rsidTr="004C2D00">
        <w:trPr>
          <w:trHeight w:val="221"/>
        </w:trPr>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BF798D0" w14:textId="28D82E5D" w:rsidR="001124D0" w:rsidRPr="00BC6534" w:rsidRDefault="001124D0" w:rsidP="004C2D00">
            <w:pPr>
              <w:jc w:val="center"/>
              <w:rPr>
                <w:rFonts w:asciiTheme="minorEastAsia" w:hAnsiTheme="minorEastAsia"/>
                <w:sz w:val="20"/>
                <w:szCs w:val="21"/>
              </w:rPr>
            </w:pPr>
            <w:r w:rsidRPr="00BC6534">
              <w:rPr>
                <w:rFonts w:asciiTheme="minorEastAsia" w:hAnsiTheme="minorEastAsia" w:hint="eastAsia"/>
                <w:sz w:val="20"/>
                <w:szCs w:val="21"/>
              </w:rPr>
              <w:t>中</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74AE353B" w14:textId="7E5323F4" w:rsidR="001124D0" w:rsidRPr="00BC6534" w:rsidRDefault="001124D0" w:rsidP="004C2D00">
            <w:pPr>
              <w:jc w:val="center"/>
              <w:rPr>
                <w:rFonts w:asciiTheme="minorEastAsia" w:hAnsiTheme="minorEastAsia"/>
                <w:sz w:val="20"/>
                <w:szCs w:val="21"/>
              </w:rPr>
            </w:pPr>
            <w:r w:rsidRPr="00BC6534">
              <w:rPr>
                <w:rFonts w:asciiTheme="minorEastAsia" w:hAnsiTheme="minorEastAsia" w:hint="eastAsia"/>
                <w:sz w:val="20"/>
                <w:szCs w:val="21"/>
              </w:rPr>
              <w:t>30天</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A3D182F" w14:textId="137E4C60" w:rsidR="001124D0" w:rsidRPr="00BC6534" w:rsidRDefault="001124D0" w:rsidP="004C2D00">
            <w:pPr>
              <w:jc w:val="center"/>
              <w:rPr>
                <w:rFonts w:asciiTheme="minorEastAsia" w:hAnsiTheme="minorEastAsia"/>
                <w:sz w:val="20"/>
                <w:szCs w:val="21"/>
              </w:rPr>
            </w:pPr>
            <w:r w:rsidRPr="00BC6534">
              <w:rPr>
                <w:rFonts w:asciiTheme="minorEastAsia" w:hAnsiTheme="minorEastAsia" w:hint="eastAsia"/>
                <w:sz w:val="20"/>
                <w:szCs w:val="21"/>
              </w:rPr>
              <w:t>60天</w:t>
            </w:r>
          </w:p>
        </w:tc>
      </w:tr>
      <w:tr w:rsidR="001124D0" w:rsidRPr="00BC6534" w14:paraId="40C43265" w14:textId="77777777" w:rsidTr="004C2D00">
        <w:trPr>
          <w:trHeight w:val="221"/>
        </w:trPr>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A8644C2" w14:textId="15CD4421" w:rsidR="001124D0" w:rsidRPr="00BC6534" w:rsidRDefault="001124D0" w:rsidP="004C2D00">
            <w:pPr>
              <w:jc w:val="center"/>
              <w:rPr>
                <w:rFonts w:asciiTheme="minorEastAsia" w:hAnsiTheme="minorEastAsia"/>
                <w:sz w:val="20"/>
                <w:szCs w:val="21"/>
              </w:rPr>
            </w:pPr>
            <w:r w:rsidRPr="00BC6534">
              <w:rPr>
                <w:rFonts w:asciiTheme="minorEastAsia" w:hAnsiTheme="minorEastAsia" w:hint="eastAsia"/>
                <w:sz w:val="20"/>
                <w:szCs w:val="21"/>
              </w:rPr>
              <w:t>低</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3C08BDD7" w14:textId="41116494" w:rsidR="001124D0" w:rsidRPr="00BC6534" w:rsidRDefault="001124D0" w:rsidP="004C2D00">
            <w:pPr>
              <w:jc w:val="center"/>
              <w:rPr>
                <w:rFonts w:asciiTheme="minorEastAsia" w:hAnsiTheme="minorEastAsia"/>
                <w:sz w:val="20"/>
                <w:szCs w:val="21"/>
              </w:rPr>
            </w:pPr>
            <w:r w:rsidRPr="00BC6534">
              <w:rPr>
                <w:rFonts w:asciiTheme="minorEastAsia" w:hAnsiTheme="minorEastAsia" w:hint="eastAsia"/>
                <w:sz w:val="20"/>
                <w:szCs w:val="21"/>
              </w:rPr>
              <w:t>60天</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3667A225" w14:textId="1297D491" w:rsidR="001124D0" w:rsidRPr="00BC6534" w:rsidRDefault="001124D0" w:rsidP="004C2D00">
            <w:pPr>
              <w:jc w:val="center"/>
              <w:rPr>
                <w:rFonts w:asciiTheme="minorEastAsia" w:hAnsiTheme="minorEastAsia"/>
                <w:sz w:val="20"/>
                <w:szCs w:val="21"/>
              </w:rPr>
            </w:pPr>
            <w:r w:rsidRPr="00BC6534">
              <w:rPr>
                <w:rFonts w:asciiTheme="minorEastAsia" w:hAnsiTheme="minorEastAsia" w:hint="eastAsia"/>
                <w:sz w:val="20"/>
                <w:szCs w:val="21"/>
              </w:rPr>
              <w:t>（不做要求）</w:t>
            </w:r>
          </w:p>
        </w:tc>
      </w:tr>
    </w:tbl>
    <w:p w14:paraId="79B2D0CA" w14:textId="2013E5A0" w:rsidR="000760EB" w:rsidRPr="00BC6534" w:rsidRDefault="00EF0F0E" w:rsidP="00262A03">
      <w:pPr>
        <w:pStyle w:val="2"/>
        <w:rPr>
          <w:rFonts w:asciiTheme="minorEastAsia" w:eastAsiaTheme="minorEastAsia" w:hAnsiTheme="minorEastAsia"/>
        </w:rPr>
      </w:pPr>
      <w:bookmarkStart w:id="165" w:name="_Toc50015733"/>
      <w:r w:rsidRPr="00BC6534">
        <w:rPr>
          <w:rFonts w:asciiTheme="minorEastAsia" w:eastAsiaTheme="minorEastAsia" w:hAnsiTheme="minorEastAsia" w:hint="eastAsia"/>
        </w:rPr>
        <w:t>5.4</w:t>
      </w:r>
      <w:r w:rsidR="000760EB" w:rsidRPr="00BC6534">
        <w:rPr>
          <w:rFonts w:asciiTheme="minorEastAsia" w:eastAsiaTheme="minorEastAsia" w:hAnsiTheme="minorEastAsia" w:hint="eastAsia"/>
        </w:rPr>
        <w:t>威胁情报</w:t>
      </w:r>
      <w:bookmarkEnd w:id="165"/>
    </w:p>
    <w:p w14:paraId="365CF60E" w14:textId="328CFFC0" w:rsidR="00FC59BE" w:rsidRPr="00BC6534" w:rsidRDefault="00FC59BE" w:rsidP="00FC59BE">
      <w:pPr>
        <w:rPr>
          <w:rFonts w:asciiTheme="minorEastAsia" w:hAnsiTheme="minorEastAsia"/>
        </w:rPr>
      </w:pPr>
      <w:r w:rsidRPr="00BC6534">
        <w:rPr>
          <w:rFonts w:asciiTheme="minorEastAsia" w:hAnsiTheme="minorEastAsia"/>
        </w:rPr>
        <w:tab/>
      </w:r>
      <w:r w:rsidRPr="00BC6534">
        <w:rPr>
          <w:rFonts w:asciiTheme="minorEastAsia" w:hAnsiTheme="minorEastAsia" w:hint="eastAsia"/>
        </w:rPr>
        <w:t>威胁情报是某种基于证据的知识，包括上下文、机制、标示、含义和能够执行的建议，这些知识与资产所面临已有的或酝酿中的威胁或危害相关，可用于资产相关主体对威胁或危害的响应或处理决策提供信息支持。</w:t>
      </w:r>
    </w:p>
    <w:p w14:paraId="663C42F6" w14:textId="1BBFA1B1" w:rsidR="00FC59BE" w:rsidRPr="00BC6534" w:rsidRDefault="00FC59BE" w:rsidP="00FC59BE">
      <w:pPr>
        <w:rPr>
          <w:rFonts w:asciiTheme="minorEastAsia" w:hAnsiTheme="minorEastAsia"/>
        </w:rPr>
      </w:pPr>
      <w:r w:rsidRPr="00BC6534">
        <w:rPr>
          <w:rFonts w:asciiTheme="minorEastAsia" w:hAnsiTheme="minorEastAsia"/>
        </w:rPr>
        <w:tab/>
      </w:r>
      <w:r w:rsidRPr="00BC6534">
        <w:rPr>
          <w:rFonts w:asciiTheme="minorEastAsia" w:hAnsiTheme="minorEastAsia" w:hint="eastAsia"/>
        </w:rPr>
        <w:t>实际上从安全从业者的角度，我们所理解的狭义的威胁情报，就是一些安全威胁指标，针对于不同的安全产品，会有不同的威胁指标，一般的威胁指标，比方：文件</w:t>
      </w:r>
      <w:r w:rsidRPr="00BC6534">
        <w:rPr>
          <w:rFonts w:asciiTheme="minorEastAsia" w:hAnsiTheme="minorEastAsia"/>
        </w:rPr>
        <w:t>HASH、IP地址、域名URL、漏洞规则、邮箱地址等等，这些威胁指标就是安全产品所需要的威胁情报，安全产品的核心就是这些威胁情报，如果没有这些威胁情报，安全产品就没法体现它的安全能力了。</w:t>
      </w:r>
    </w:p>
    <w:p w14:paraId="21AACCA8" w14:textId="3861297B" w:rsidR="0040170A" w:rsidRPr="00BC6534" w:rsidRDefault="0040170A" w:rsidP="00FC59BE">
      <w:pPr>
        <w:rPr>
          <w:rFonts w:asciiTheme="minorEastAsia" w:hAnsiTheme="minorEastAsia"/>
        </w:rPr>
      </w:pPr>
      <w:r w:rsidRPr="00BC6534">
        <w:rPr>
          <w:rFonts w:asciiTheme="minorEastAsia" w:hAnsiTheme="minorEastAsia"/>
        </w:rPr>
        <w:tab/>
      </w:r>
      <w:r w:rsidRPr="00BC6534">
        <w:rPr>
          <w:rFonts w:asciiTheme="minorEastAsia" w:hAnsiTheme="minorEastAsia" w:hint="eastAsia"/>
        </w:rPr>
        <w:t>威胁情报的来源有：</w:t>
      </w:r>
      <w:r w:rsidRPr="00BC6534">
        <w:rPr>
          <w:rFonts w:asciiTheme="minorEastAsia" w:hAnsiTheme="minorEastAsia"/>
        </w:rPr>
        <w:t>1.寻找安全公司购买；2.开源威胁数据采集；3.公司安全运营</w:t>
      </w:r>
      <w:r w:rsidRPr="00BC6534">
        <w:rPr>
          <w:rFonts w:asciiTheme="minorEastAsia" w:hAnsiTheme="minorEastAsia" w:hint="eastAsia"/>
        </w:rPr>
        <w:t>（包括蜜罐收集</w:t>
      </w:r>
      <w:r w:rsidR="00444092" w:rsidRPr="00BC6534">
        <w:rPr>
          <w:rFonts w:asciiTheme="minorEastAsia" w:hAnsiTheme="minorEastAsia" w:hint="eastAsia"/>
        </w:rPr>
        <w:t>、安全事件</w:t>
      </w:r>
      <w:r w:rsidRPr="00BC6534">
        <w:rPr>
          <w:rFonts w:asciiTheme="minorEastAsia" w:hAnsiTheme="minorEastAsia" w:hint="eastAsia"/>
        </w:rPr>
        <w:t>和人工分析）；4.</w:t>
      </w:r>
      <w:r w:rsidR="00B04C73" w:rsidRPr="00BC6534">
        <w:rPr>
          <w:rFonts w:asciiTheme="minorEastAsia" w:hAnsiTheme="minorEastAsia"/>
        </w:rPr>
        <w:t xml:space="preserve"> </w:t>
      </w:r>
      <w:r w:rsidRPr="00BC6534">
        <w:rPr>
          <w:rFonts w:asciiTheme="minorEastAsia" w:hAnsiTheme="minorEastAsia"/>
        </w:rPr>
        <w:t>AI</w:t>
      </w:r>
      <w:r w:rsidRPr="00BC6534">
        <w:rPr>
          <w:rFonts w:asciiTheme="minorEastAsia" w:hAnsiTheme="minorEastAsia" w:hint="eastAsia"/>
        </w:rPr>
        <w:t>模型分析</w:t>
      </w:r>
      <w:r w:rsidRPr="00BC6534">
        <w:rPr>
          <w:rFonts w:asciiTheme="minorEastAsia" w:hAnsiTheme="minorEastAsia"/>
        </w:rPr>
        <w:t>。</w:t>
      </w:r>
    </w:p>
    <w:p w14:paraId="6DD9F3D3" w14:textId="5A7849AB" w:rsidR="007D5367" w:rsidRPr="00BC6534" w:rsidRDefault="007D5367" w:rsidP="00FC59BE">
      <w:pPr>
        <w:rPr>
          <w:rFonts w:asciiTheme="minorEastAsia" w:hAnsiTheme="minorEastAsia"/>
        </w:rPr>
      </w:pPr>
      <w:r w:rsidRPr="00BC6534">
        <w:rPr>
          <w:rFonts w:asciiTheme="minorEastAsia" w:hAnsiTheme="minorEastAsia" w:hint="eastAsia"/>
        </w:rPr>
        <w:t>威胁情报产生与消费流程图：</w:t>
      </w:r>
    </w:p>
    <w:p w14:paraId="4050B4CF" w14:textId="4FA29805" w:rsidR="00A52266" w:rsidRDefault="00FC59BE" w:rsidP="00A52266">
      <w:pPr>
        <w:rPr>
          <w:ins w:id="166" w:author="李 子晔" w:date="2020-09-03T10:57:00Z"/>
          <w:rFonts w:asciiTheme="minorEastAsia" w:hAnsiTheme="minorEastAsia"/>
        </w:rPr>
      </w:pPr>
      <w:r w:rsidRPr="00BC6534">
        <w:rPr>
          <w:rFonts w:asciiTheme="minorEastAsia" w:hAnsiTheme="minorEastAsia"/>
          <w:noProof/>
        </w:rPr>
        <w:lastRenderedPageBreak/>
        <w:drawing>
          <wp:inline distT="0" distB="0" distL="0" distR="0" wp14:anchorId="6EA11CDF" wp14:editId="0ED5185A">
            <wp:extent cx="5274310" cy="20167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16760"/>
                    </a:xfrm>
                    <a:prstGeom prst="rect">
                      <a:avLst/>
                    </a:prstGeom>
                  </pic:spPr>
                </pic:pic>
              </a:graphicData>
            </a:graphic>
          </wp:inline>
        </w:drawing>
      </w:r>
    </w:p>
    <w:p w14:paraId="141625CE" w14:textId="77777777" w:rsidR="00CF7C39" w:rsidRPr="00BC6534" w:rsidRDefault="00CF7C39" w:rsidP="00CF7C39">
      <w:pPr>
        <w:pStyle w:val="4"/>
        <w:rPr>
          <w:moveTo w:id="167" w:author="李 子晔" w:date="2020-09-03T10:57:00Z"/>
          <w:rFonts w:asciiTheme="minorEastAsia" w:eastAsiaTheme="minorEastAsia" w:hAnsiTheme="minorEastAsia"/>
        </w:rPr>
      </w:pPr>
      <w:moveToRangeStart w:id="168" w:author="李 子晔" w:date="2020-09-03T10:57:00Z" w:name="move50023065"/>
      <w:moveTo w:id="169" w:author="李 子晔" w:date="2020-09-03T10:57:00Z">
        <w:r w:rsidRPr="00BC6534">
          <w:rPr>
            <w:rFonts w:asciiTheme="minorEastAsia" w:eastAsiaTheme="minorEastAsia" w:hAnsiTheme="minorEastAsia" w:hint="eastAsia"/>
            <w:b w:val="0"/>
            <w:bCs w:val="0"/>
          </w:rPr>
          <w:t>4.2.3.</w:t>
        </w:r>
        <w:r>
          <w:rPr>
            <w:rFonts w:asciiTheme="minorEastAsia" w:eastAsiaTheme="minorEastAsia" w:hAnsiTheme="minorEastAsia" w:hint="eastAsia"/>
            <w:b w:val="0"/>
            <w:bCs w:val="0"/>
          </w:rPr>
          <w:t>5</w:t>
        </w:r>
        <w:r w:rsidRPr="00BC6534">
          <w:rPr>
            <w:rFonts w:asciiTheme="minorEastAsia" w:eastAsiaTheme="minorEastAsia" w:hAnsiTheme="minorEastAsia" w:hint="eastAsia"/>
          </w:rPr>
          <w:t>蜜罐诱捕系统</w:t>
        </w:r>
      </w:moveTo>
    </w:p>
    <w:p w14:paraId="30B4F933" w14:textId="77777777" w:rsidR="00CF7C39" w:rsidRPr="00BC6534" w:rsidRDefault="00CF7C39" w:rsidP="00CF7C39">
      <w:pPr>
        <w:rPr>
          <w:moveTo w:id="170" w:author="李 子晔" w:date="2020-09-03T10:57:00Z"/>
          <w:rFonts w:asciiTheme="minorEastAsia" w:hAnsiTheme="minorEastAsia"/>
        </w:rPr>
      </w:pPr>
      <w:moveTo w:id="171" w:author="李 子晔" w:date="2020-09-03T10:57:00Z">
        <w:r w:rsidRPr="00BC6534">
          <w:rPr>
            <w:rFonts w:asciiTheme="minorEastAsia" w:hAnsiTheme="minorEastAsia"/>
          </w:rPr>
          <w:tab/>
        </w:r>
        <w:r w:rsidRPr="00BC6534">
          <w:rPr>
            <w:rFonts w:asciiTheme="minorEastAsia" w:hAnsiTheme="minorEastAsia" w:cs="Arial"/>
            <w:color w:val="333333"/>
            <w:szCs w:val="21"/>
            <w:shd w:val="clear" w:color="auto" w:fill="FFFFFF"/>
          </w:rPr>
          <w:t>蜜罐技术本质上是一种对攻击方进行欺骗的技术，通过布置一些作为诱饵的主机、网络服务或者信息，诱使攻击方对它们实施攻击，从而可以对攻击行为进行捕获和分析，了解攻击方所使用的工具与方法，推测攻击意图和动机，能够让防御方清晰地了解他们所面对的安全威胁，并通过技术和管理手段来增强实际系统的安全防护能力。</w:t>
        </w:r>
      </w:moveTo>
    </w:p>
    <w:moveToRangeEnd w:id="168"/>
    <w:p w14:paraId="2BAED840" w14:textId="77777777" w:rsidR="00CF7C39" w:rsidRPr="00CF7C39" w:rsidRDefault="00CF7C39" w:rsidP="00A52266">
      <w:pPr>
        <w:rPr>
          <w:rFonts w:asciiTheme="minorEastAsia" w:hAnsiTheme="minorEastAsia"/>
        </w:rPr>
      </w:pPr>
    </w:p>
    <w:p w14:paraId="0604D9AB" w14:textId="0BC906E3" w:rsidR="005F365B" w:rsidRPr="00BC6534" w:rsidRDefault="005F365B" w:rsidP="005F365B">
      <w:pPr>
        <w:pStyle w:val="1"/>
        <w:rPr>
          <w:rFonts w:asciiTheme="minorEastAsia" w:hAnsiTheme="minorEastAsia"/>
        </w:rPr>
      </w:pPr>
      <w:bookmarkStart w:id="172" w:name="_Toc50015734"/>
      <w:r w:rsidRPr="00BC6534">
        <w:rPr>
          <w:rFonts w:asciiTheme="minorEastAsia" w:hAnsiTheme="minorEastAsia"/>
        </w:rPr>
        <w:t>6 智慧城市安全管理</w:t>
      </w:r>
      <w:bookmarkEnd w:id="172"/>
    </w:p>
    <w:p w14:paraId="628F21AC" w14:textId="2834ECE0" w:rsidR="00EA4151" w:rsidRPr="00BC6534" w:rsidRDefault="00ED47E4" w:rsidP="00711CF3">
      <w:pPr>
        <w:pStyle w:val="2"/>
        <w:rPr>
          <w:rFonts w:asciiTheme="minorEastAsia" w:eastAsiaTheme="minorEastAsia" w:hAnsiTheme="minorEastAsia"/>
        </w:rPr>
      </w:pPr>
      <w:bookmarkStart w:id="173" w:name="_Toc50015735"/>
      <w:r w:rsidRPr="00BC6534">
        <w:rPr>
          <w:rFonts w:asciiTheme="minorEastAsia" w:eastAsiaTheme="minorEastAsia" w:hAnsiTheme="minorEastAsia" w:hint="eastAsia"/>
        </w:rPr>
        <w:t>6.1</w:t>
      </w:r>
      <w:r w:rsidR="00DE6197" w:rsidRPr="00BC6534">
        <w:rPr>
          <w:rFonts w:asciiTheme="minorEastAsia" w:eastAsiaTheme="minorEastAsia" w:hAnsiTheme="minorEastAsia" w:hint="eastAsia"/>
        </w:rPr>
        <w:t>网络</w:t>
      </w:r>
      <w:r w:rsidR="00F50668" w:rsidRPr="00BC6534">
        <w:rPr>
          <w:rFonts w:asciiTheme="minorEastAsia" w:eastAsiaTheme="minorEastAsia" w:hAnsiTheme="minorEastAsia" w:hint="eastAsia"/>
        </w:rPr>
        <w:t>安全组织结构</w:t>
      </w:r>
      <w:bookmarkEnd w:id="173"/>
    </w:p>
    <w:p w14:paraId="6F8A4495" w14:textId="3A19E558" w:rsidR="00C77E65" w:rsidRPr="00BC6534" w:rsidRDefault="00C77E65" w:rsidP="00C77E65">
      <w:pPr>
        <w:rPr>
          <w:rFonts w:asciiTheme="minorEastAsia" w:hAnsiTheme="minorEastAsia"/>
        </w:rPr>
      </w:pPr>
      <w:r w:rsidRPr="00BC6534">
        <w:rPr>
          <w:rFonts w:asciiTheme="minorEastAsia" w:hAnsiTheme="minorEastAsia"/>
        </w:rPr>
        <w:tab/>
      </w:r>
      <w:r w:rsidR="00DE6197" w:rsidRPr="00BC6534">
        <w:rPr>
          <w:rFonts w:asciiTheme="minorEastAsia" w:hAnsiTheme="minorEastAsia" w:hint="eastAsia"/>
        </w:rPr>
        <w:t>网络</w:t>
      </w:r>
      <w:r w:rsidRPr="00BC6534">
        <w:rPr>
          <w:rFonts w:asciiTheme="minorEastAsia" w:hAnsiTheme="minorEastAsia" w:hint="eastAsia"/>
        </w:rPr>
        <w:t>安全的组织结构在各种信息安全管理的标准、最佳实践中都有涉及。可以说，</w:t>
      </w:r>
      <w:r w:rsidR="000D16B5" w:rsidRPr="00BC6534">
        <w:rPr>
          <w:rFonts w:asciiTheme="minorEastAsia" w:hAnsiTheme="minorEastAsia" w:hint="eastAsia"/>
        </w:rPr>
        <w:t>网络</w:t>
      </w:r>
      <w:r w:rsidRPr="00BC6534">
        <w:rPr>
          <w:rFonts w:asciiTheme="minorEastAsia" w:hAnsiTheme="minorEastAsia" w:hint="eastAsia"/>
        </w:rPr>
        <w:t>安全组织是智慧城市规划</w:t>
      </w:r>
      <w:r w:rsidR="00144066" w:rsidRPr="00BC6534">
        <w:rPr>
          <w:rFonts w:asciiTheme="minorEastAsia" w:hAnsiTheme="minorEastAsia" w:hint="eastAsia"/>
        </w:rPr>
        <w:t>网络</w:t>
      </w:r>
      <w:r w:rsidRPr="00BC6534">
        <w:rPr>
          <w:rFonts w:asciiTheme="minorEastAsia" w:hAnsiTheme="minorEastAsia" w:hint="eastAsia"/>
        </w:rPr>
        <w:t>安全的过程中，最值得深思的问题之一</w:t>
      </w:r>
      <w:r w:rsidR="0010424A" w:rsidRPr="00BC6534">
        <w:rPr>
          <w:rFonts w:asciiTheme="minorEastAsia" w:hAnsiTheme="minorEastAsia" w:hint="eastAsia"/>
        </w:rPr>
        <w:t>。</w:t>
      </w:r>
    </w:p>
    <w:p w14:paraId="4B678184" w14:textId="5540A20C" w:rsidR="00020DB2" w:rsidRPr="00BC6534" w:rsidRDefault="00020DB2" w:rsidP="00020DB2">
      <w:pPr>
        <w:rPr>
          <w:rFonts w:asciiTheme="minorEastAsia" w:hAnsiTheme="minorEastAsia"/>
        </w:rPr>
      </w:pPr>
      <w:r w:rsidRPr="00BC6534">
        <w:rPr>
          <w:rFonts w:asciiTheme="minorEastAsia" w:hAnsiTheme="minorEastAsia"/>
        </w:rPr>
        <w:tab/>
      </w:r>
      <w:r w:rsidRPr="00BC6534">
        <w:rPr>
          <w:rFonts w:asciiTheme="minorEastAsia" w:hAnsiTheme="minorEastAsia" w:hint="eastAsia"/>
        </w:rPr>
        <w:t>按照角色与工作职责，安全相关的岗位可细分为：</w:t>
      </w:r>
      <w:r w:rsidRPr="00BC6534">
        <w:rPr>
          <w:rFonts w:asciiTheme="minorEastAsia" w:hAnsiTheme="minorEastAsia"/>
        </w:rPr>
        <w:t>CSO、安全架构、安全审计、安全测试、代码审计、安全开发、</w:t>
      </w:r>
      <w:proofErr w:type="gramStart"/>
      <w:r w:rsidRPr="00BC6534">
        <w:rPr>
          <w:rFonts w:asciiTheme="minorEastAsia" w:hAnsiTheme="minorEastAsia"/>
        </w:rPr>
        <w:t>安全运</w:t>
      </w:r>
      <w:proofErr w:type="gramEnd"/>
      <w:r w:rsidRPr="00BC6534">
        <w:rPr>
          <w:rFonts w:asciiTheme="minorEastAsia" w:hAnsiTheme="minorEastAsia"/>
        </w:rPr>
        <w:t>维、安全运营、</w:t>
      </w:r>
      <w:proofErr w:type="gramStart"/>
      <w:r w:rsidRPr="00BC6534">
        <w:rPr>
          <w:rFonts w:asciiTheme="minorEastAsia" w:hAnsiTheme="minorEastAsia"/>
        </w:rPr>
        <w:t>安全风控等</w:t>
      </w:r>
      <w:proofErr w:type="gramEnd"/>
      <w:r w:rsidRPr="00BC6534">
        <w:rPr>
          <w:rFonts w:asciiTheme="minorEastAsia" w:hAnsiTheme="minorEastAsia"/>
        </w:rPr>
        <w:t>方向，比较理想的安全团队并不是要求设置以上全部岗位，而是在开展相关工作时需要涉及这些专业技能。</w:t>
      </w:r>
    </w:p>
    <w:p w14:paraId="1728BAD9" w14:textId="4F90A284" w:rsidR="00346358" w:rsidRPr="00BC6534" w:rsidRDefault="00020DB2" w:rsidP="008723DB">
      <w:pPr>
        <w:rPr>
          <w:rFonts w:asciiTheme="minorEastAsia" w:hAnsiTheme="minorEastAsia"/>
        </w:rPr>
      </w:pPr>
      <w:r w:rsidRPr="00BC6534">
        <w:rPr>
          <w:rFonts w:asciiTheme="minorEastAsia" w:hAnsiTheme="minorEastAsia" w:hint="eastAsia"/>
          <w:noProof/>
        </w:rPr>
        <w:lastRenderedPageBreak/>
        <w:drawing>
          <wp:inline distT="0" distB="0" distL="0" distR="0" wp14:anchorId="76A5045A" wp14:editId="371CC9C8">
            <wp:extent cx="5274310" cy="3076575"/>
            <wp:effectExtent l="0" t="0" r="21590" b="0"/>
            <wp:docPr id="12" name="图示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41F5AA0D" w14:textId="75281E98" w:rsidR="00711CF3" w:rsidRPr="00BC6534" w:rsidRDefault="00346358" w:rsidP="00711CF3">
      <w:pPr>
        <w:pStyle w:val="2"/>
        <w:rPr>
          <w:rFonts w:asciiTheme="minorEastAsia" w:eastAsiaTheme="minorEastAsia" w:hAnsiTheme="minorEastAsia"/>
        </w:rPr>
      </w:pPr>
      <w:bookmarkStart w:id="174" w:name="_Toc50015736"/>
      <w:r w:rsidRPr="00BC6534">
        <w:rPr>
          <w:rFonts w:asciiTheme="minorEastAsia" w:eastAsiaTheme="minorEastAsia" w:hAnsiTheme="minorEastAsia" w:hint="eastAsia"/>
        </w:rPr>
        <w:t>6.2</w:t>
      </w:r>
      <w:r w:rsidR="00A264EE" w:rsidRPr="00BC6534">
        <w:rPr>
          <w:rFonts w:asciiTheme="minorEastAsia" w:eastAsiaTheme="minorEastAsia" w:hAnsiTheme="minorEastAsia" w:hint="eastAsia"/>
        </w:rPr>
        <w:t>人员</w:t>
      </w:r>
      <w:r w:rsidR="00711CF3" w:rsidRPr="00BC6534">
        <w:rPr>
          <w:rFonts w:asciiTheme="minorEastAsia" w:eastAsiaTheme="minorEastAsia" w:hAnsiTheme="minorEastAsia" w:hint="eastAsia"/>
        </w:rPr>
        <w:t>权限管理</w:t>
      </w:r>
      <w:bookmarkEnd w:id="174"/>
    </w:p>
    <w:p w14:paraId="16F54D4E" w14:textId="2C70C81D" w:rsidR="00346358" w:rsidRPr="00BC6534" w:rsidRDefault="00346358" w:rsidP="00346358">
      <w:pPr>
        <w:rPr>
          <w:rFonts w:asciiTheme="minorEastAsia" w:hAnsiTheme="minorEastAsia"/>
        </w:rPr>
      </w:pPr>
      <w:r w:rsidRPr="00BC6534">
        <w:rPr>
          <w:rFonts w:asciiTheme="minorEastAsia" w:hAnsiTheme="minorEastAsia"/>
        </w:rPr>
        <w:tab/>
      </w:r>
      <w:r w:rsidRPr="00BC6534">
        <w:rPr>
          <w:rFonts w:asciiTheme="minorEastAsia" w:hAnsiTheme="minorEastAsia" w:hint="eastAsia"/>
        </w:rPr>
        <w:t>随着环境因素的变化，传统的边界将渐渐消亡，仅依靠传统的网络隔离行之无效，这时候，基于零信任理念的统一身份管理为智慧城市运营重新筑造了“安全边界”。</w:t>
      </w:r>
    </w:p>
    <w:p w14:paraId="5BA359AA" w14:textId="487E03E9" w:rsidR="00346358" w:rsidRPr="00BC6534" w:rsidRDefault="00346358" w:rsidP="00346358">
      <w:pPr>
        <w:rPr>
          <w:rFonts w:asciiTheme="minorEastAsia" w:hAnsiTheme="minorEastAsia"/>
        </w:rPr>
      </w:pPr>
      <w:r w:rsidRPr="00BC6534">
        <w:rPr>
          <w:rFonts w:asciiTheme="minorEastAsia" w:hAnsiTheme="minorEastAsia"/>
        </w:rPr>
        <w:tab/>
      </w:r>
      <w:r w:rsidRPr="00BC6534">
        <w:rPr>
          <w:rFonts w:asciiTheme="minorEastAsia" w:hAnsiTheme="minorEastAsia" w:hint="eastAsia"/>
        </w:rPr>
        <w:t>基于零信任理念，智慧城市可以构建统一的身份认证与授权系统，将所有账号、认证、权限统一管理。譬如，离职员工被视为智慧城市的重要威胁之一。在整个智慧城市安全体系建设的实践中，必须要做到账户对应到应用系统的权限统一，实现每天离职员工的所有身份、账号权限可以在智慧城市内部系统中一键删除。</w:t>
      </w:r>
    </w:p>
    <w:p w14:paraId="24B3AEAB" w14:textId="780D0C20" w:rsidR="00346358" w:rsidRPr="00BC6534" w:rsidRDefault="00346358" w:rsidP="00346358">
      <w:pPr>
        <w:rPr>
          <w:rFonts w:asciiTheme="minorEastAsia" w:hAnsiTheme="minorEastAsia"/>
        </w:rPr>
      </w:pPr>
      <w:r w:rsidRPr="00BC6534">
        <w:rPr>
          <w:rFonts w:asciiTheme="minorEastAsia" w:hAnsiTheme="minorEastAsia"/>
        </w:rPr>
        <w:tab/>
        <w:t>20</w:t>
      </w:r>
      <w:r w:rsidRPr="00BC6534">
        <w:rPr>
          <w:rFonts w:asciiTheme="minorEastAsia" w:hAnsiTheme="minorEastAsia" w:hint="eastAsia"/>
        </w:rPr>
        <w:t>20</w:t>
      </w:r>
      <w:r w:rsidRPr="00BC6534">
        <w:rPr>
          <w:rFonts w:asciiTheme="minorEastAsia" w:hAnsiTheme="minorEastAsia"/>
        </w:rPr>
        <w:t>年初安全</w:t>
      </w:r>
      <w:proofErr w:type="gramStart"/>
      <w:r w:rsidRPr="00BC6534">
        <w:rPr>
          <w:rFonts w:asciiTheme="minorEastAsia" w:hAnsiTheme="minorEastAsia"/>
        </w:rPr>
        <w:t>圈内热议</w:t>
      </w:r>
      <w:proofErr w:type="gramEnd"/>
      <w:r w:rsidRPr="00BC6534">
        <w:rPr>
          <w:rFonts w:asciiTheme="minorEastAsia" w:hAnsiTheme="minorEastAsia"/>
        </w:rPr>
        <w:t>的微盟员工</w:t>
      </w:r>
      <w:proofErr w:type="gramStart"/>
      <w:r w:rsidRPr="00BC6534">
        <w:rPr>
          <w:rFonts w:asciiTheme="minorEastAsia" w:hAnsiTheme="minorEastAsia"/>
        </w:rPr>
        <w:t>删</w:t>
      </w:r>
      <w:proofErr w:type="gramEnd"/>
      <w:r w:rsidRPr="00BC6534">
        <w:rPr>
          <w:rFonts w:asciiTheme="minorEastAsia" w:hAnsiTheme="minorEastAsia"/>
        </w:rPr>
        <w:t>库事件，从身份认证与管理的技术角度来看，也是完全可以避免的。一方面，智慧城市在实施IAM（身份和访问管理）时，秉持最小权限原则，通过</w:t>
      </w:r>
      <w:proofErr w:type="gramStart"/>
      <w:r w:rsidRPr="00BC6534">
        <w:rPr>
          <w:rFonts w:asciiTheme="minorEastAsia" w:hAnsiTheme="minorEastAsia"/>
        </w:rPr>
        <w:t>帐号</w:t>
      </w:r>
      <w:proofErr w:type="gramEnd"/>
      <w:r w:rsidRPr="00BC6534">
        <w:rPr>
          <w:rFonts w:asciiTheme="minorEastAsia" w:hAnsiTheme="minorEastAsia"/>
        </w:rPr>
        <w:t>的权限分级，给到员工应有的权限即可，而类似“删库”的特权账号不应该给到任何一个员工。其次，哪怕员工下发了批量数据删除的指令，智慧城市也可以通过内部异常行为检测，识别出该类指令基本不会发生在正常的生产环境中，从而不执行该指令。</w:t>
      </w:r>
    </w:p>
    <w:p w14:paraId="2412F8B9" w14:textId="711F47F3" w:rsidR="00F67D79" w:rsidRPr="00BC6534" w:rsidRDefault="00346358" w:rsidP="00554CA7">
      <w:pPr>
        <w:rPr>
          <w:rFonts w:asciiTheme="minorEastAsia" w:hAnsiTheme="minorEastAsia"/>
        </w:rPr>
      </w:pPr>
      <w:r w:rsidRPr="00BC6534">
        <w:rPr>
          <w:rFonts w:asciiTheme="minorEastAsia" w:hAnsiTheme="minorEastAsia"/>
        </w:rPr>
        <w:tab/>
      </w:r>
      <w:r w:rsidRPr="00BC6534">
        <w:rPr>
          <w:rFonts w:asciiTheme="minorEastAsia" w:hAnsiTheme="minorEastAsia" w:hint="eastAsia"/>
        </w:rPr>
        <w:t>除了技术层面的实现，身份认证与管理的本质依旧是安全基线。安全团队在智慧城市中的位置与影响力则决定了基线能否被确定、切实地落实到业务中去。判断安全团队在智慧城市、业务中的影响力大小，最直观的就是组织架构：安全团队是否为独立部门，直接汇报给</w:t>
      </w:r>
      <w:r w:rsidR="001254FC" w:rsidRPr="00BC6534">
        <w:rPr>
          <w:rFonts w:asciiTheme="minorEastAsia" w:hAnsiTheme="minorEastAsia" w:hint="eastAsia"/>
        </w:rPr>
        <w:t>C</w:t>
      </w:r>
      <w:r w:rsidR="001254FC" w:rsidRPr="00BC6534">
        <w:rPr>
          <w:rFonts w:asciiTheme="minorEastAsia" w:hAnsiTheme="minorEastAsia"/>
        </w:rPr>
        <w:t>TO</w:t>
      </w:r>
      <w:r w:rsidR="001254FC" w:rsidRPr="00BC6534">
        <w:rPr>
          <w:rFonts w:asciiTheme="minorEastAsia" w:hAnsiTheme="minorEastAsia" w:hint="eastAsia"/>
        </w:rPr>
        <w:t>或</w:t>
      </w:r>
      <w:r w:rsidR="001254FC" w:rsidRPr="00BC6534">
        <w:rPr>
          <w:rFonts w:asciiTheme="minorEastAsia" w:hAnsiTheme="minorEastAsia"/>
        </w:rPr>
        <w:t>CEO</w:t>
      </w:r>
      <w:r w:rsidR="001254FC" w:rsidRPr="00BC6534">
        <w:rPr>
          <w:rFonts w:asciiTheme="minorEastAsia" w:hAnsiTheme="minorEastAsia" w:hint="eastAsia"/>
        </w:rPr>
        <w:t>。</w:t>
      </w:r>
    </w:p>
    <w:p w14:paraId="27970BA7" w14:textId="65F8665B" w:rsidR="00711CF3" w:rsidRPr="00BC6534" w:rsidRDefault="00C3090B" w:rsidP="00711CF3">
      <w:pPr>
        <w:pStyle w:val="2"/>
        <w:rPr>
          <w:rFonts w:asciiTheme="minorEastAsia" w:eastAsiaTheme="minorEastAsia" w:hAnsiTheme="minorEastAsia"/>
        </w:rPr>
      </w:pPr>
      <w:bookmarkStart w:id="175" w:name="_Toc50015737"/>
      <w:r w:rsidRPr="00BC6534">
        <w:rPr>
          <w:rFonts w:asciiTheme="minorEastAsia" w:eastAsiaTheme="minorEastAsia" w:hAnsiTheme="minorEastAsia" w:hint="eastAsia"/>
        </w:rPr>
        <w:t>6.3</w:t>
      </w:r>
      <w:r w:rsidR="00711CF3" w:rsidRPr="00BC6534">
        <w:rPr>
          <w:rFonts w:asciiTheme="minorEastAsia" w:eastAsiaTheme="minorEastAsia" w:hAnsiTheme="minorEastAsia" w:hint="eastAsia"/>
        </w:rPr>
        <w:t>数据管理</w:t>
      </w:r>
      <w:bookmarkEnd w:id="175"/>
      <w:ins w:id="176" w:author="李 子晔" w:date="2020-09-03T11:14:00Z">
        <w:r w:rsidR="00540382">
          <w:rPr>
            <w:rFonts w:asciiTheme="minorEastAsia" w:eastAsiaTheme="minorEastAsia" w:hAnsiTheme="minorEastAsia" w:hint="eastAsia"/>
          </w:rPr>
          <w:t>——技术</w:t>
        </w:r>
      </w:ins>
    </w:p>
    <w:p w14:paraId="10A34547" w14:textId="27D8FD11" w:rsidR="006F3222" w:rsidRDefault="0050780A" w:rsidP="00C3090B">
      <w:pPr>
        <w:rPr>
          <w:rFonts w:asciiTheme="minorEastAsia" w:hAnsiTheme="minorEastAsia"/>
        </w:rPr>
      </w:pPr>
      <w:r w:rsidRPr="00BC6534">
        <w:rPr>
          <w:rFonts w:asciiTheme="minorEastAsia" w:hAnsiTheme="minorEastAsia"/>
        </w:rPr>
        <w:tab/>
      </w:r>
      <w:r w:rsidRPr="00BC6534">
        <w:rPr>
          <w:rFonts w:asciiTheme="minorEastAsia" w:hAnsiTheme="minorEastAsia" w:hint="eastAsia"/>
        </w:rPr>
        <w:t>数据安全指对用户数据信息资产的机密性、完整性、可用性、持久性、、以及可追溯性等方面的全面保护。智慧城市需要高度重视数据信息资产，把数据保护作为智慧城市安全策略的核心。智慧城市安全管理</w:t>
      </w:r>
      <w:r w:rsidR="005175B8" w:rsidRPr="00BC6534">
        <w:rPr>
          <w:rFonts w:asciiTheme="minorEastAsia" w:hAnsiTheme="minorEastAsia" w:hint="eastAsia"/>
        </w:rPr>
        <w:t>要</w:t>
      </w:r>
      <w:r w:rsidRPr="00BC6534">
        <w:rPr>
          <w:rFonts w:asciiTheme="minorEastAsia" w:hAnsiTheme="minorEastAsia" w:hint="eastAsia"/>
        </w:rPr>
        <w:t>遵循数据安全生命周期管理的业界先进标准，在身份认证、权限管理、访问控制、数据隔离、传输安全、存储安全、数据删除、物理销毁等方面，采用优秀技术、实践和流程，为城市管理者和用户提供最切实有效的数据保护能力，保证数据主体对其数据的隐私权、所有权和控制权不受侵犯。</w:t>
      </w:r>
    </w:p>
    <w:p w14:paraId="4A714DE4" w14:textId="4E4AAAD3" w:rsidR="003C004C" w:rsidRPr="003C004C" w:rsidRDefault="003C004C" w:rsidP="00C3090B">
      <w:pPr>
        <w:rPr>
          <w:rFonts w:asciiTheme="minorEastAsia" w:hAnsiTheme="minorEastAsia"/>
        </w:rPr>
      </w:pPr>
      <w:r>
        <w:rPr>
          <w:rFonts w:asciiTheme="minorEastAsia" w:hAnsiTheme="minorEastAsia" w:hint="eastAsia"/>
          <w:noProof/>
        </w:rPr>
        <w:lastRenderedPageBreak/>
        <w:drawing>
          <wp:inline distT="0" distB="0" distL="0" distR="0" wp14:anchorId="21884E46" wp14:editId="46021B9D">
            <wp:extent cx="5274310" cy="3076575"/>
            <wp:effectExtent l="0" t="0" r="40640" b="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01BA2CEB" w14:textId="1BC98A7C" w:rsidR="006F3222" w:rsidRDefault="006F3222" w:rsidP="006F3222">
      <w:pPr>
        <w:pStyle w:val="3"/>
      </w:pPr>
      <w:r>
        <w:tab/>
      </w:r>
      <w:bookmarkStart w:id="177" w:name="_Toc50015738"/>
      <w:r>
        <w:rPr>
          <w:rFonts w:hint="eastAsia"/>
        </w:rPr>
        <w:t>6.3.1数据采集</w:t>
      </w:r>
      <w:bookmarkEnd w:id="177"/>
    </w:p>
    <w:p w14:paraId="1DD26727" w14:textId="6063A560" w:rsidR="006F3222" w:rsidRPr="00EC68F1" w:rsidRDefault="00756E35" w:rsidP="00756E35">
      <w:pPr>
        <w:pStyle w:val="4"/>
        <w:rPr>
          <w:rFonts w:asciiTheme="minorEastAsia" w:eastAsiaTheme="minorEastAsia" w:hAnsiTheme="minorEastAsia"/>
        </w:rPr>
      </w:pPr>
      <w:r w:rsidRPr="00EC68F1">
        <w:rPr>
          <w:rFonts w:asciiTheme="minorEastAsia" w:eastAsiaTheme="minorEastAsia" w:hAnsiTheme="minorEastAsia" w:hint="eastAsia"/>
        </w:rPr>
        <w:t>6.3.1.1</w:t>
      </w:r>
      <w:r w:rsidR="006F3222" w:rsidRPr="00EC68F1">
        <w:rPr>
          <w:rFonts w:asciiTheme="minorEastAsia" w:eastAsiaTheme="minorEastAsia" w:hAnsiTheme="minorEastAsia" w:hint="eastAsia"/>
        </w:rPr>
        <w:t>数据清洗比对</w:t>
      </w:r>
      <w:r w:rsidRPr="00EC68F1">
        <w:rPr>
          <w:rFonts w:asciiTheme="minorEastAsia" w:eastAsiaTheme="minorEastAsia" w:hAnsiTheme="minorEastAsia" w:hint="eastAsia"/>
        </w:rPr>
        <w:t>入库</w:t>
      </w:r>
    </w:p>
    <w:p w14:paraId="4D5907D8" w14:textId="3FE11EE6" w:rsidR="00756E35" w:rsidRPr="00756E35" w:rsidRDefault="00756E35" w:rsidP="00756E35">
      <w:r>
        <w:rPr>
          <w:rFonts w:ascii="Helvetica" w:hAnsi="Helvetica" w:cs="Helvetica"/>
          <w:color w:val="333333"/>
          <w:shd w:val="clear" w:color="auto" w:fill="FFFFFF"/>
        </w:rPr>
        <w:tab/>
      </w:r>
      <w:r>
        <w:rPr>
          <w:rFonts w:ascii="Helvetica" w:hAnsi="Helvetica" w:cs="Helvetica"/>
          <w:color w:val="333333"/>
          <w:shd w:val="clear" w:color="auto" w:fill="FFFFFF"/>
        </w:rPr>
        <w:t>海量数据存储的第一步</w:t>
      </w:r>
      <w:r w:rsidR="0036370B">
        <w:rPr>
          <w:rFonts w:ascii="Helvetica" w:hAnsi="Helvetica" w:cs="Helvetica" w:hint="eastAsia"/>
          <w:color w:val="333333"/>
          <w:shd w:val="clear" w:color="auto" w:fill="FFFFFF"/>
        </w:rPr>
        <w:t>，</w:t>
      </w:r>
      <w:r>
        <w:rPr>
          <w:rFonts w:ascii="Helvetica" w:hAnsi="Helvetica" w:cs="Helvetica"/>
          <w:color w:val="333333"/>
          <w:shd w:val="clear" w:color="auto" w:fill="FFFFFF"/>
        </w:rPr>
        <w:t>是检测和消除其中的相同数据，即冗余数据，在新数据入库时，通过对新数据和已存储数据的比对，清洗掉重复的数据，只给其保留一个指针，指向该重复数据已存储的存档。这种做法一方面是减少存储空间和</w:t>
      </w:r>
      <w:r>
        <w:rPr>
          <w:rFonts w:ascii="Helvetica" w:hAnsi="Helvetica" w:cs="Helvetica"/>
          <w:color w:val="333333"/>
          <w:shd w:val="clear" w:color="auto" w:fill="FFFFFF"/>
        </w:rPr>
        <w:t>IO</w:t>
      </w:r>
      <w:r>
        <w:rPr>
          <w:rFonts w:ascii="Helvetica" w:hAnsi="Helvetica" w:cs="Helvetica"/>
          <w:color w:val="333333"/>
          <w:shd w:val="clear" w:color="auto" w:fill="FFFFFF"/>
        </w:rPr>
        <w:t>带宽的占用</w:t>
      </w:r>
      <w:r w:rsidR="003C4A14">
        <w:rPr>
          <w:rFonts w:ascii="Helvetica" w:hAnsi="Helvetica" w:cs="Helvetica" w:hint="eastAsia"/>
          <w:color w:val="333333"/>
          <w:shd w:val="clear" w:color="auto" w:fill="FFFFFF"/>
        </w:rPr>
        <w:t>和</w:t>
      </w:r>
      <w:r>
        <w:rPr>
          <w:rFonts w:ascii="Helvetica" w:hAnsi="Helvetica" w:cs="Helvetica"/>
          <w:color w:val="333333"/>
          <w:shd w:val="clear" w:color="auto" w:fill="FFFFFF"/>
        </w:rPr>
        <w:t>减少数据处理量</w:t>
      </w:r>
      <w:r w:rsidR="006657C3">
        <w:rPr>
          <w:rFonts w:ascii="Helvetica" w:hAnsi="Helvetica" w:cs="Helvetica" w:hint="eastAsia"/>
          <w:color w:val="333333"/>
          <w:shd w:val="clear" w:color="auto" w:fill="FFFFFF"/>
        </w:rPr>
        <w:t>，另一方面可以减少网络攻击带来的危害</w:t>
      </w:r>
      <w:r>
        <w:rPr>
          <w:rFonts w:ascii="Helvetica" w:hAnsi="Helvetica" w:cs="Helvetica"/>
          <w:color w:val="333333"/>
          <w:shd w:val="clear" w:color="auto" w:fill="FFFFFF"/>
        </w:rPr>
        <w:t>。</w:t>
      </w:r>
    </w:p>
    <w:p w14:paraId="4B2E6B58" w14:textId="0F2D2BCB" w:rsidR="0050780A" w:rsidRPr="00BC6534" w:rsidRDefault="000672BB" w:rsidP="00D06E62">
      <w:pPr>
        <w:pStyle w:val="3"/>
        <w:rPr>
          <w:rFonts w:asciiTheme="minorEastAsia" w:hAnsiTheme="minorEastAsia"/>
        </w:rPr>
      </w:pPr>
      <w:r>
        <w:rPr>
          <w:rFonts w:asciiTheme="minorEastAsia" w:hAnsiTheme="minorEastAsia"/>
        </w:rPr>
        <w:tab/>
      </w:r>
      <w:bookmarkStart w:id="178" w:name="_Toc50015739"/>
      <w:r w:rsidR="0050780A" w:rsidRPr="00BC6534">
        <w:rPr>
          <w:rFonts w:asciiTheme="minorEastAsia" w:hAnsiTheme="minorEastAsia" w:hint="eastAsia"/>
        </w:rPr>
        <w:t>6.</w:t>
      </w:r>
      <w:r w:rsidR="00D06E62" w:rsidRPr="00BC6534">
        <w:rPr>
          <w:rFonts w:asciiTheme="minorEastAsia" w:hAnsiTheme="minorEastAsia" w:hint="eastAsia"/>
        </w:rPr>
        <w:t>3</w:t>
      </w:r>
      <w:r w:rsidR="0050780A" w:rsidRPr="00BC6534">
        <w:rPr>
          <w:rFonts w:asciiTheme="minorEastAsia" w:hAnsiTheme="minorEastAsia" w:hint="eastAsia"/>
        </w:rPr>
        <w:t>.</w:t>
      </w:r>
      <w:r w:rsidR="002840E6">
        <w:rPr>
          <w:rFonts w:asciiTheme="minorEastAsia" w:hAnsiTheme="minorEastAsia" w:hint="eastAsia"/>
        </w:rPr>
        <w:t>2</w:t>
      </w:r>
      <w:r w:rsidR="001C3252" w:rsidRPr="00BC6534">
        <w:rPr>
          <w:rFonts w:asciiTheme="minorEastAsia" w:hAnsiTheme="minorEastAsia" w:hint="eastAsia"/>
        </w:rPr>
        <w:t>访问隔离</w:t>
      </w:r>
      <w:bookmarkEnd w:id="178"/>
    </w:p>
    <w:p w14:paraId="3510BFDA" w14:textId="3AD40841" w:rsidR="00D06E62" w:rsidRPr="00BC6534" w:rsidRDefault="00D06E62" w:rsidP="00D06E62">
      <w:pPr>
        <w:pStyle w:val="4"/>
        <w:rPr>
          <w:rFonts w:asciiTheme="minorEastAsia" w:eastAsiaTheme="minorEastAsia" w:hAnsiTheme="minorEastAsia"/>
        </w:rPr>
      </w:pPr>
      <w:r w:rsidRPr="00BC6534">
        <w:rPr>
          <w:rFonts w:asciiTheme="minorEastAsia" w:eastAsiaTheme="minorEastAsia" w:hAnsiTheme="minorEastAsia" w:hint="eastAsia"/>
        </w:rPr>
        <w:t>6.3.</w:t>
      </w:r>
      <w:r w:rsidR="002840E6">
        <w:rPr>
          <w:rFonts w:asciiTheme="minorEastAsia" w:eastAsiaTheme="minorEastAsia" w:hAnsiTheme="minorEastAsia" w:hint="eastAsia"/>
        </w:rPr>
        <w:t>2</w:t>
      </w:r>
      <w:r w:rsidRPr="00BC6534">
        <w:rPr>
          <w:rFonts w:asciiTheme="minorEastAsia" w:eastAsiaTheme="minorEastAsia" w:hAnsiTheme="minorEastAsia" w:hint="eastAsia"/>
        </w:rPr>
        <w:t>.1</w:t>
      </w:r>
      <w:r w:rsidR="001C3252" w:rsidRPr="00BC6534">
        <w:rPr>
          <w:rFonts w:asciiTheme="minorEastAsia" w:eastAsiaTheme="minorEastAsia" w:hAnsiTheme="minorEastAsia"/>
        </w:rPr>
        <w:t>身份认证和访问控制</w:t>
      </w:r>
    </w:p>
    <w:p w14:paraId="4A22E8E8" w14:textId="3713DF17" w:rsidR="001C3252" w:rsidRPr="00BC6534" w:rsidRDefault="00D06E62" w:rsidP="001C3252">
      <w:pPr>
        <w:rPr>
          <w:rFonts w:asciiTheme="minorEastAsia" w:hAnsiTheme="minorEastAsia"/>
        </w:rPr>
      </w:pPr>
      <w:r w:rsidRPr="00BC6534">
        <w:rPr>
          <w:rFonts w:asciiTheme="minorEastAsia" w:hAnsiTheme="minorEastAsia"/>
        </w:rPr>
        <w:tab/>
      </w:r>
      <w:r w:rsidR="001C3252" w:rsidRPr="00BC6534">
        <w:rPr>
          <w:rFonts w:asciiTheme="minorEastAsia" w:hAnsiTheme="minorEastAsia"/>
        </w:rPr>
        <w:t>访问控制能力</w:t>
      </w:r>
      <w:r w:rsidR="001C3252" w:rsidRPr="00BC6534">
        <w:rPr>
          <w:rFonts w:asciiTheme="minorEastAsia" w:hAnsiTheme="minorEastAsia" w:hint="eastAsia"/>
        </w:rPr>
        <w:t>可以</w:t>
      </w:r>
      <w:r w:rsidR="001C3252" w:rsidRPr="00BC6534">
        <w:rPr>
          <w:rFonts w:asciiTheme="minorEastAsia" w:hAnsiTheme="minorEastAsia"/>
        </w:rPr>
        <w:t>通过统一身份认证服务（IAM –Identity and Access Management）提供的。IAM 是面向</w:t>
      </w:r>
      <w:r w:rsidR="001C3252" w:rsidRPr="00BC6534">
        <w:rPr>
          <w:rFonts w:asciiTheme="minorEastAsia" w:hAnsiTheme="minorEastAsia" w:hint="eastAsia"/>
        </w:rPr>
        <w:t>智慧城市</w:t>
      </w:r>
      <w:r w:rsidR="001C3252" w:rsidRPr="00BC6534">
        <w:rPr>
          <w:rFonts w:asciiTheme="minorEastAsia" w:hAnsiTheme="minorEastAsia"/>
        </w:rPr>
        <w:t>的安全管理服务，通过 IAM，</w:t>
      </w:r>
      <w:r w:rsidR="001C3252" w:rsidRPr="00BC6534">
        <w:rPr>
          <w:rFonts w:asciiTheme="minorEastAsia" w:hAnsiTheme="minorEastAsia" w:hint="eastAsia"/>
        </w:rPr>
        <w:t>运</w:t>
      </w:r>
      <w:proofErr w:type="gramStart"/>
      <w:r w:rsidR="001C3252" w:rsidRPr="00BC6534">
        <w:rPr>
          <w:rFonts w:asciiTheme="minorEastAsia" w:hAnsiTheme="minorEastAsia" w:hint="eastAsia"/>
        </w:rPr>
        <w:t>维人员</w:t>
      </w:r>
      <w:proofErr w:type="gramEnd"/>
      <w:r w:rsidR="001C3252" w:rsidRPr="00BC6534">
        <w:rPr>
          <w:rFonts w:asciiTheme="minorEastAsia" w:hAnsiTheme="minorEastAsia"/>
        </w:rPr>
        <w:t>可以集中管理用户、安全凭证（例如访问密钥），以及控制用户管理权限和用户可访问的资源权限。使用 IAM，管理员可以管理用户账号，并且可以控制这些用户账号对租户名下资源具有的操作权限。当</w:t>
      </w:r>
      <w:r w:rsidR="001C3252" w:rsidRPr="00BC6534">
        <w:rPr>
          <w:rFonts w:asciiTheme="minorEastAsia" w:hAnsiTheme="minorEastAsia" w:hint="eastAsia"/>
        </w:rPr>
        <w:t>智慧城市</w:t>
      </w:r>
      <w:r w:rsidR="001C3252" w:rsidRPr="00BC6534">
        <w:rPr>
          <w:rFonts w:asciiTheme="minorEastAsia" w:hAnsiTheme="minorEastAsia"/>
        </w:rPr>
        <w:t>存在多用户协同操作资源时，使用 IAM 可以避免与其他用户共享账号密钥，按需为用户分配最小权限，也可以通过设置登</w:t>
      </w:r>
      <w:r w:rsidR="001C3252" w:rsidRPr="00BC6534">
        <w:rPr>
          <w:rFonts w:asciiTheme="minorEastAsia" w:hAnsiTheme="minorEastAsia" w:hint="eastAsia"/>
        </w:rPr>
        <w:t>录验证策略、密码策略、访问控制列表来确保用户账户的安全，从而降低租户的企业信息安全风险。</w:t>
      </w:r>
    </w:p>
    <w:p w14:paraId="7DBE4C96" w14:textId="00C8C3AD" w:rsidR="00D06E62" w:rsidRPr="00BC6534" w:rsidRDefault="00D06E62" w:rsidP="00D06E62">
      <w:pPr>
        <w:pStyle w:val="4"/>
        <w:rPr>
          <w:rFonts w:asciiTheme="minorEastAsia" w:eastAsiaTheme="minorEastAsia" w:hAnsiTheme="minorEastAsia"/>
        </w:rPr>
      </w:pPr>
      <w:r w:rsidRPr="00BC6534">
        <w:rPr>
          <w:rFonts w:asciiTheme="minorEastAsia" w:eastAsiaTheme="minorEastAsia" w:hAnsiTheme="minorEastAsia" w:hint="eastAsia"/>
        </w:rPr>
        <w:lastRenderedPageBreak/>
        <w:t>6.3.</w:t>
      </w:r>
      <w:r w:rsidR="002840E6">
        <w:rPr>
          <w:rFonts w:asciiTheme="minorEastAsia" w:eastAsiaTheme="minorEastAsia" w:hAnsiTheme="minorEastAsia" w:hint="eastAsia"/>
        </w:rPr>
        <w:t>2</w:t>
      </w:r>
      <w:r w:rsidRPr="00BC6534">
        <w:rPr>
          <w:rFonts w:asciiTheme="minorEastAsia" w:eastAsiaTheme="minorEastAsia" w:hAnsiTheme="minorEastAsia" w:hint="eastAsia"/>
        </w:rPr>
        <w:t>.2</w:t>
      </w:r>
      <w:r w:rsidR="001C3252" w:rsidRPr="00BC6534">
        <w:rPr>
          <w:rFonts w:asciiTheme="minorEastAsia" w:eastAsiaTheme="minorEastAsia" w:hAnsiTheme="minorEastAsia"/>
        </w:rPr>
        <w:t>数据隔离</w:t>
      </w:r>
    </w:p>
    <w:p w14:paraId="02FA8E9F" w14:textId="5624ACF6" w:rsidR="001C3252" w:rsidRPr="00BC6534" w:rsidRDefault="00D06E62" w:rsidP="001C3252">
      <w:pPr>
        <w:rPr>
          <w:rFonts w:asciiTheme="minorEastAsia" w:hAnsiTheme="minorEastAsia"/>
        </w:rPr>
      </w:pPr>
      <w:r w:rsidRPr="00BC6534">
        <w:rPr>
          <w:rFonts w:asciiTheme="minorEastAsia" w:hAnsiTheme="minorEastAsia"/>
        </w:rPr>
        <w:tab/>
      </w:r>
      <w:r w:rsidR="001C3252" w:rsidRPr="00BC6534">
        <w:rPr>
          <w:rFonts w:asciiTheme="minorEastAsia" w:hAnsiTheme="minorEastAsia"/>
        </w:rPr>
        <w:t>云端数据的隔离</w:t>
      </w:r>
      <w:r w:rsidR="00350354" w:rsidRPr="00BC6534">
        <w:rPr>
          <w:rFonts w:asciiTheme="minorEastAsia" w:hAnsiTheme="minorEastAsia" w:hint="eastAsia"/>
        </w:rPr>
        <w:t>可以</w:t>
      </w:r>
      <w:r w:rsidR="001C3252" w:rsidRPr="00BC6534">
        <w:rPr>
          <w:rFonts w:asciiTheme="minorEastAsia" w:hAnsiTheme="minorEastAsia"/>
        </w:rPr>
        <w:t xml:space="preserve">通过虚拟私有云（VPC – Virtual </w:t>
      </w:r>
      <w:proofErr w:type="spellStart"/>
      <w:r w:rsidR="001C3252" w:rsidRPr="00BC6534">
        <w:rPr>
          <w:rFonts w:asciiTheme="minorEastAsia" w:hAnsiTheme="minorEastAsia"/>
        </w:rPr>
        <w:t>PrivateCloud</w:t>
      </w:r>
      <w:proofErr w:type="spellEnd"/>
      <w:r w:rsidR="001C3252" w:rsidRPr="00BC6534">
        <w:rPr>
          <w:rFonts w:asciiTheme="minorEastAsia" w:hAnsiTheme="minorEastAsia"/>
        </w:rPr>
        <w:t>）实施，VPC 采用网络隔离技术，实现不同</w:t>
      </w:r>
      <w:r w:rsidR="00C078E2" w:rsidRPr="00BC6534">
        <w:rPr>
          <w:rFonts w:asciiTheme="minorEastAsia" w:hAnsiTheme="minorEastAsia" w:hint="eastAsia"/>
        </w:rPr>
        <w:t>服务</w:t>
      </w:r>
      <w:r w:rsidR="001C3252" w:rsidRPr="00BC6534">
        <w:rPr>
          <w:rFonts w:asciiTheme="minorEastAsia" w:hAnsiTheme="minorEastAsia"/>
        </w:rPr>
        <w:t>间在三层网络的完全隔离，</w:t>
      </w:r>
      <w:r w:rsidR="000867DC" w:rsidRPr="00BC6534">
        <w:rPr>
          <w:rFonts w:asciiTheme="minorEastAsia" w:hAnsiTheme="minorEastAsia" w:hint="eastAsia"/>
        </w:rPr>
        <w:t>各个服务</w:t>
      </w:r>
      <w:r w:rsidR="001C3252" w:rsidRPr="00BC6534">
        <w:rPr>
          <w:rFonts w:asciiTheme="minorEastAsia" w:hAnsiTheme="minorEastAsia"/>
        </w:rPr>
        <w:t>可以完全掌控自己的虚拟网络构建与配置：一方面，结合 VPN或云专线，将 VPC 与</w:t>
      </w:r>
      <w:r w:rsidR="001D0E46" w:rsidRPr="00BC6534">
        <w:rPr>
          <w:rFonts w:asciiTheme="minorEastAsia" w:hAnsiTheme="minorEastAsia" w:hint="eastAsia"/>
        </w:rPr>
        <w:t>服务</w:t>
      </w:r>
      <w:r w:rsidR="001C3252" w:rsidRPr="00BC6534">
        <w:rPr>
          <w:rFonts w:asciiTheme="minorEastAsia" w:hAnsiTheme="minorEastAsia"/>
        </w:rPr>
        <w:t>内网的传统数据中心互联，实现</w:t>
      </w:r>
      <w:r w:rsidR="00694FFC" w:rsidRPr="00BC6534">
        <w:rPr>
          <w:rFonts w:asciiTheme="minorEastAsia" w:hAnsiTheme="minorEastAsia" w:hint="eastAsia"/>
        </w:rPr>
        <w:t>服务</w:t>
      </w:r>
      <w:r w:rsidR="001C3252" w:rsidRPr="00BC6534">
        <w:rPr>
          <w:rFonts w:asciiTheme="minorEastAsia" w:hAnsiTheme="minorEastAsia"/>
        </w:rPr>
        <w:t>应用和数据从</w:t>
      </w:r>
      <w:r w:rsidR="00694FFC" w:rsidRPr="00BC6534">
        <w:rPr>
          <w:rFonts w:asciiTheme="minorEastAsia" w:hAnsiTheme="minorEastAsia" w:hint="eastAsia"/>
        </w:rPr>
        <w:t>服务</w:t>
      </w:r>
      <w:r w:rsidR="001C3252" w:rsidRPr="00BC6534">
        <w:rPr>
          <w:rFonts w:asciiTheme="minorEastAsia" w:hAnsiTheme="minorEastAsia"/>
        </w:rPr>
        <w:t>内网向</w:t>
      </w:r>
      <w:r w:rsidR="00694FFC" w:rsidRPr="00BC6534">
        <w:rPr>
          <w:rFonts w:asciiTheme="minorEastAsia" w:hAnsiTheme="minorEastAsia" w:hint="eastAsia"/>
        </w:rPr>
        <w:t>外网</w:t>
      </w:r>
      <w:r w:rsidR="001C3252" w:rsidRPr="00BC6534">
        <w:rPr>
          <w:rFonts w:asciiTheme="minorEastAsia" w:hAnsiTheme="minorEastAsia"/>
        </w:rPr>
        <w:t>的平滑迁移；另一方面，利用 VPC 的 ACL、安全组功能，按需配置安全与访问规则，满足</w:t>
      </w:r>
      <w:r w:rsidR="00EA34CA" w:rsidRPr="00BC6534">
        <w:rPr>
          <w:rFonts w:asciiTheme="minorEastAsia" w:hAnsiTheme="minorEastAsia" w:hint="eastAsia"/>
        </w:rPr>
        <w:t>服务</w:t>
      </w:r>
      <w:r w:rsidR="001C3252" w:rsidRPr="00BC6534">
        <w:rPr>
          <w:rFonts w:asciiTheme="minorEastAsia" w:hAnsiTheme="minorEastAsia"/>
        </w:rPr>
        <w:t>更细粒度的网络隔离需要。</w:t>
      </w:r>
    </w:p>
    <w:p w14:paraId="1915BC03" w14:textId="0703769F" w:rsidR="001E6C6E" w:rsidRPr="00BC6534" w:rsidRDefault="000672BB" w:rsidP="00D06E62">
      <w:pPr>
        <w:pStyle w:val="3"/>
        <w:rPr>
          <w:rFonts w:asciiTheme="minorEastAsia" w:hAnsiTheme="minorEastAsia"/>
        </w:rPr>
      </w:pPr>
      <w:r>
        <w:rPr>
          <w:rFonts w:asciiTheme="minorEastAsia" w:hAnsiTheme="minorEastAsia"/>
        </w:rPr>
        <w:tab/>
      </w:r>
      <w:bookmarkStart w:id="179" w:name="_Toc50015740"/>
      <w:r w:rsidR="001E6C6E" w:rsidRPr="00BC6534">
        <w:rPr>
          <w:rFonts w:asciiTheme="minorEastAsia" w:hAnsiTheme="minorEastAsia" w:hint="eastAsia"/>
        </w:rPr>
        <w:t>6.</w:t>
      </w:r>
      <w:r w:rsidR="009D280B" w:rsidRPr="00BC6534">
        <w:rPr>
          <w:rFonts w:asciiTheme="minorEastAsia" w:hAnsiTheme="minorEastAsia" w:hint="eastAsia"/>
        </w:rPr>
        <w:t>3.</w:t>
      </w:r>
      <w:r w:rsidR="002840E6">
        <w:rPr>
          <w:rFonts w:asciiTheme="minorEastAsia" w:hAnsiTheme="minorEastAsia" w:hint="eastAsia"/>
        </w:rPr>
        <w:t>3</w:t>
      </w:r>
      <w:r w:rsidR="001E6C6E" w:rsidRPr="00BC6534">
        <w:rPr>
          <w:rFonts w:asciiTheme="minorEastAsia" w:hAnsiTheme="minorEastAsia" w:hint="eastAsia"/>
        </w:rPr>
        <w:t>传输安全</w:t>
      </w:r>
      <w:bookmarkEnd w:id="179"/>
    </w:p>
    <w:p w14:paraId="673A8110" w14:textId="5D1694D2" w:rsidR="001E6C6E" w:rsidRPr="00BC6534" w:rsidRDefault="001E6C6E" w:rsidP="001E6C6E">
      <w:pPr>
        <w:rPr>
          <w:rFonts w:asciiTheme="minorEastAsia" w:hAnsiTheme="minorEastAsia"/>
        </w:rPr>
      </w:pPr>
      <w:r w:rsidRPr="00BC6534">
        <w:rPr>
          <w:rFonts w:asciiTheme="minorEastAsia" w:hAnsiTheme="minorEastAsia"/>
        </w:rPr>
        <w:tab/>
      </w:r>
      <w:r w:rsidRPr="00BC6534">
        <w:rPr>
          <w:rFonts w:asciiTheme="minorEastAsia" w:hAnsiTheme="minorEastAsia" w:hint="eastAsia"/>
        </w:rPr>
        <w:t>对于智慧城市客户端到服务端、服务端之间的数据通过公共信息通道进行传输的场景，传输中数据的保护通过如下方式提供：</w:t>
      </w:r>
    </w:p>
    <w:p w14:paraId="46582138" w14:textId="7DFCAE19" w:rsidR="009D280B" w:rsidRPr="00BC6534" w:rsidRDefault="009D280B" w:rsidP="009D280B">
      <w:pPr>
        <w:pStyle w:val="4"/>
        <w:rPr>
          <w:rFonts w:asciiTheme="minorEastAsia" w:eastAsiaTheme="minorEastAsia" w:hAnsiTheme="minorEastAsia"/>
        </w:rPr>
      </w:pPr>
      <w:r w:rsidRPr="00BC6534">
        <w:rPr>
          <w:rFonts w:asciiTheme="minorEastAsia" w:eastAsiaTheme="minorEastAsia" w:hAnsiTheme="minorEastAsia" w:hint="eastAsia"/>
        </w:rPr>
        <w:t>6.3.</w:t>
      </w:r>
      <w:r w:rsidR="002840E6">
        <w:rPr>
          <w:rFonts w:asciiTheme="minorEastAsia" w:eastAsiaTheme="minorEastAsia" w:hAnsiTheme="minorEastAsia" w:hint="eastAsia"/>
        </w:rPr>
        <w:t>3</w:t>
      </w:r>
      <w:r w:rsidRPr="00BC6534">
        <w:rPr>
          <w:rFonts w:asciiTheme="minorEastAsia" w:eastAsiaTheme="minorEastAsia" w:hAnsiTheme="minorEastAsia" w:hint="eastAsia"/>
        </w:rPr>
        <w:t>.1</w:t>
      </w:r>
      <w:r w:rsidRPr="00BC6534">
        <w:rPr>
          <w:rFonts w:asciiTheme="minorEastAsia" w:eastAsiaTheme="minorEastAsia" w:hAnsiTheme="minorEastAsia"/>
        </w:rPr>
        <w:t>虚拟专用网络（VPN）</w:t>
      </w:r>
    </w:p>
    <w:p w14:paraId="4A762BF0" w14:textId="20E029D8" w:rsidR="001E6C6E" w:rsidRPr="00BC6534" w:rsidRDefault="001E6C6E" w:rsidP="001E6C6E">
      <w:pPr>
        <w:rPr>
          <w:rFonts w:asciiTheme="minorEastAsia" w:hAnsiTheme="minorEastAsia"/>
        </w:rPr>
      </w:pPr>
      <w:r w:rsidRPr="00BC6534">
        <w:rPr>
          <w:rFonts w:asciiTheme="minorEastAsia" w:hAnsiTheme="minorEastAsia"/>
        </w:rPr>
        <w:tab/>
        <w:t>VPN用于在远端网络和 VPC 之间建立一条符合行业标准的安全加密通信隧道，将已有数据中心无缝扩展到</w:t>
      </w:r>
      <w:r w:rsidR="00DF7744" w:rsidRPr="00BC6534">
        <w:rPr>
          <w:rFonts w:asciiTheme="minorEastAsia" w:hAnsiTheme="minorEastAsia" w:hint="eastAsia"/>
        </w:rPr>
        <w:t>云服务器</w:t>
      </w:r>
      <w:r w:rsidRPr="00BC6534">
        <w:rPr>
          <w:rFonts w:asciiTheme="minorEastAsia" w:hAnsiTheme="minorEastAsia"/>
        </w:rPr>
        <w:t>上，为租户提供端到端的数据传输机密性保障。通过 VPN 在传统数据中心与 VPC 之间建立通信隧道，</w:t>
      </w:r>
      <w:r w:rsidR="00DF7744" w:rsidRPr="00BC6534">
        <w:rPr>
          <w:rFonts w:asciiTheme="minorEastAsia" w:hAnsiTheme="minorEastAsia" w:hint="eastAsia"/>
        </w:rPr>
        <w:t>智慧城市相关服务</w:t>
      </w:r>
      <w:r w:rsidRPr="00BC6534">
        <w:rPr>
          <w:rFonts w:asciiTheme="minorEastAsia" w:hAnsiTheme="minorEastAsia"/>
        </w:rPr>
        <w:t>可方便地使用云服务器、块存储等资源，通过将应用程序转移到云中、启动额外的 Web 服务器来增加网络的计算容量，实现了</w:t>
      </w:r>
      <w:r w:rsidR="00DF7744" w:rsidRPr="00BC6534">
        <w:rPr>
          <w:rFonts w:asciiTheme="minorEastAsia" w:hAnsiTheme="minorEastAsia" w:hint="eastAsia"/>
        </w:rPr>
        <w:t>智慧城市</w:t>
      </w:r>
      <w:r w:rsidRPr="00BC6534">
        <w:rPr>
          <w:rFonts w:asciiTheme="minorEastAsia" w:hAnsiTheme="minorEastAsia"/>
        </w:rPr>
        <w:t>的混合云架构的同时，也降低了</w:t>
      </w:r>
      <w:r w:rsidR="00DF7744" w:rsidRPr="00BC6534">
        <w:rPr>
          <w:rFonts w:asciiTheme="minorEastAsia" w:hAnsiTheme="minorEastAsia" w:hint="eastAsia"/>
        </w:rPr>
        <w:t>智慧城市</w:t>
      </w:r>
      <w:r w:rsidRPr="00BC6534">
        <w:rPr>
          <w:rFonts w:asciiTheme="minorEastAsia" w:hAnsiTheme="minorEastAsia"/>
        </w:rPr>
        <w:t>核心数据非法扩散的风险。目前，</w:t>
      </w:r>
      <w:r w:rsidR="00DF7744" w:rsidRPr="00BC6534">
        <w:rPr>
          <w:rFonts w:asciiTheme="minorEastAsia" w:hAnsiTheme="minorEastAsia" w:hint="eastAsia"/>
        </w:rPr>
        <w:t>常见技术</w:t>
      </w:r>
      <w:r w:rsidRPr="00BC6534">
        <w:rPr>
          <w:rFonts w:asciiTheme="minorEastAsia" w:hAnsiTheme="minorEastAsia"/>
        </w:rPr>
        <w:t xml:space="preserve">采用硬件实现的 IKE（密钥交换协议）和 </w:t>
      </w:r>
      <w:proofErr w:type="spellStart"/>
      <w:r w:rsidRPr="00BC6534">
        <w:rPr>
          <w:rFonts w:asciiTheme="minorEastAsia" w:hAnsiTheme="minorEastAsia"/>
        </w:rPr>
        <w:t>IPSec</w:t>
      </w:r>
      <w:proofErr w:type="spellEnd"/>
      <w:r w:rsidRPr="00BC6534">
        <w:rPr>
          <w:rFonts w:asciiTheme="minorEastAsia" w:hAnsiTheme="minorEastAsia"/>
        </w:rPr>
        <w:t xml:space="preserve"> VPN 结合的方法对数据</w:t>
      </w:r>
      <w:r w:rsidRPr="00BC6534">
        <w:rPr>
          <w:rFonts w:asciiTheme="minorEastAsia" w:hAnsiTheme="minorEastAsia" w:hint="eastAsia"/>
        </w:rPr>
        <w:t>传输通道进行加密，确保传输安全。</w:t>
      </w:r>
    </w:p>
    <w:p w14:paraId="52B20208" w14:textId="37BF0397" w:rsidR="009D280B" w:rsidRPr="00BC6534" w:rsidRDefault="009D280B" w:rsidP="009D280B">
      <w:pPr>
        <w:pStyle w:val="4"/>
        <w:rPr>
          <w:rFonts w:asciiTheme="minorEastAsia" w:eastAsiaTheme="minorEastAsia" w:hAnsiTheme="minorEastAsia"/>
        </w:rPr>
      </w:pPr>
      <w:r w:rsidRPr="00BC6534">
        <w:rPr>
          <w:rFonts w:asciiTheme="minorEastAsia" w:eastAsiaTheme="minorEastAsia" w:hAnsiTheme="minorEastAsia" w:hint="eastAsia"/>
        </w:rPr>
        <w:t>6.3.</w:t>
      </w:r>
      <w:r w:rsidR="002840E6">
        <w:rPr>
          <w:rFonts w:asciiTheme="minorEastAsia" w:eastAsiaTheme="minorEastAsia" w:hAnsiTheme="minorEastAsia" w:hint="eastAsia"/>
        </w:rPr>
        <w:t>3</w:t>
      </w:r>
      <w:r w:rsidRPr="00BC6534">
        <w:rPr>
          <w:rFonts w:asciiTheme="minorEastAsia" w:eastAsiaTheme="minorEastAsia" w:hAnsiTheme="minorEastAsia" w:hint="eastAsia"/>
        </w:rPr>
        <w:t>.2</w:t>
      </w:r>
      <w:r w:rsidRPr="00BC6534">
        <w:rPr>
          <w:rFonts w:asciiTheme="minorEastAsia" w:eastAsiaTheme="minorEastAsia" w:hAnsiTheme="minorEastAsia"/>
        </w:rPr>
        <w:t>应用层 TLS 与证书管理</w:t>
      </w:r>
    </w:p>
    <w:p w14:paraId="63BAB2DE" w14:textId="5536A846" w:rsidR="001E6C6E" w:rsidRPr="00BC6534" w:rsidRDefault="001E6C6E" w:rsidP="001E6C6E">
      <w:pPr>
        <w:rPr>
          <w:rFonts w:asciiTheme="minorEastAsia" w:hAnsiTheme="minorEastAsia"/>
        </w:rPr>
      </w:pPr>
      <w:r w:rsidRPr="00BC6534">
        <w:rPr>
          <w:rFonts w:asciiTheme="minorEastAsia" w:hAnsiTheme="minorEastAsia"/>
        </w:rPr>
        <w:tab/>
      </w:r>
      <w:r w:rsidR="006A4BFD" w:rsidRPr="00BC6534">
        <w:rPr>
          <w:rFonts w:asciiTheme="minorEastAsia" w:hAnsiTheme="minorEastAsia" w:hint="eastAsia"/>
        </w:rPr>
        <w:t>需要</w:t>
      </w:r>
      <w:r w:rsidRPr="00BC6534">
        <w:rPr>
          <w:rFonts w:asciiTheme="minorEastAsia" w:hAnsiTheme="minorEastAsia"/>
        </w:rPr>
        <w:t>支持使用传输</w:t>
      </w:r>
      <w:proofErr w:type="gramStart"/>
      <w:r w:rsidRPr="00BC6534">
        <w:rPr>
          <w:rFonts w:asciiTheme="minorEastAsia" w:hAnsiTheme="minorEastAsia"/>
        </w:rPr>
        <w:t>层安全</w:t>
      </w:r>
      <w:proofErr w:type="gramEnd"/>
      <w:r w:rsidRPr="00BC6534">
        <w:rPr>
          <w:rFonts w:asciiTheme="minorEastAsia" w:hAnsiTheme="minorEastAsia"/>
        </w:rPr>
        <w:t>协议（TLS – Transport Layer Security）进行加密传输，同时也支持基于 X.509 证书的目标网站身份认证。证书管理服务则是</w:t>
      </w:r>
      <w:r w:rsidR="00DF7744" w:rsidRPr="00BC6534">
        <w:rPr>
          <w:rFonts w:asciiTheme="minorEastAsia" w:hAnsiTheme="minorEastAsia" w:hint="eastAsia"/>
        </w:rPr>
        <w:t>可以</w:t>
      </w:r>
      <w:r w:rsidRPr="00BC6534">
        <w:rPr>
          <w:rFonts w:asciiTheme="minorEastAsia" w:hAnsiTheme="minorEastAsia"/>
        </w:rPr>
        <w:t>联合全球知名数字证书服务机构，为</w:t>
      </w:r>
      <w:r w:rsidR="00DF7744" w:rsidRPr="00BC6534">
        <w:rPr>
          <w:rFonts w:asciiTheme="minorEastAsia" w:hAnsiTheme="minorEastAsia" w:hint="eastAsia"/>
        </w:rPr>
        <w:t>智慧城市</w:t>
      </w:r>
      <w:r w:rsidRPr="00BC6534">
        <w:rPr>
          <w:rFonts w:asciiTheme="minorEastAsia" w:hAnsiTheme="minorEastAsia"/>
        </w:rPr>
        <w:t>提供的一站式 X.509 证书的全生命周期管理服务，实现目标网站的可信身份认证与安全数据传输。</w:t>
      </w:r>
    </w:p>
    <w:p w14:paraId="6F873391" w14:textId="438ABD80" w:rsidR="009D280B" w:rsidRPr="00BC6534" w:rsidRDefault="000672BB" w:rsidP="009D280B">
      <w:pPr>
        <w:pStyle w:val="3"/>
        <w:rPr>
          <w:rFonts w:asciiTheme="minorEastAsia" w:hAnsiTheme="minorEastAsia"/>
        </w:rPr>
      </w:pPr>
      <w:r>
        <w:rPr>
          <w:rFonts w:asciiTheme="minorEastAsia" w:hAnsiTheme="minorEastAsia"/>
        </w:rPr>
        <w:tab/>
      </w:r>
      <w:bookmarkStart w:id="180" w:name="_Toc50015741"/>
      <w:r w:rsidR="009D280B" w:rsidRPr="00BC6534">
        <w:rPr>
          <w:rFonts w:asciiTheme="minorEastAsia" w:hAnsiTheme="minorEastAsia" w:hint="eastAsia"/>
        </w:rPr>
        <w:t>6.3.</w:t>
      </w:r>
      <w:r w:rsidR="002840E6">
        <w:rPr>
          <w:rFonts w:asciiTheme="minorEastAsia" w:hAnsiTheme="minorEastAsia" w:hint="eastAsia"/>
        </w:rPr>
        <w:t>4</w:t>
      </w:r>
      <w:r w:rsidR="009D280B" w:rsidRPr="00BC6534">
        <w:rPr>
          <w:rFonts w:asciiTheme="minorEastAsia" w:hAnsiTheme="minorEastAsia" w:hint="eastAsia"/>
        </w:rPr>
        <w:t>存储安全</w:t>
      </w:r>
      <w:bookmarkEnd w:id="180"/>
    </w:p>
    <w:p w14:paraId="3B477E7D" w14:textId="2C7BA9C6" w:rsidR="0026281B" w:rsidRPr="00BC6534" w:rsidRDefault="0026281B" w:rsidP="0026281B">
      <w:pPr>
        <w:pStyle w:val="4"/>
        <w:rPr>
          <w:rFonts w:asciiTheme="minorEastAsia" w:eastAsiaTheme="minorEastAsia" w:hAnsiTheme="minorEastAsia"/>
        </w:rPr>
      </w:pPr>
      <w:r w:rsidRPr="00BC6534">
        <w:rPr>
          <w:rFonts w:asciiTheme="minorEastAsia" w:eastAsiaTheme="minorEastAsia" w:hAnsiTheme="minorEastAsia" w:hint="eastAsia"/>
        </w:rPr>
        <w:t>6.3.</w:t>
      </w:r>
      <w:r w:rsidR="002840E6">
        <w:rPr>
          <w:rFonts w:asciiTheme="minorEastAsia" w:eastAsiaTheme="minorEastAsia" w:hAnsiTheme="minorEastAsia" w:hint="eastAsia"/>
        </w:rPr>
        <w:t>4</w:t>
      </w:r>
      <w:r w:rsidRPr="00BC6534">
        <w:rPr>
          <w:rFonts w:asciiTheme="minorEastAsia" w:eastAsiaTheme="minorEastAsia" w:hAnsiTheme="minorEastAsia" w:hint="eastAsia"/>
        </w:rPr>
        <w:t>.1密钥保护与管理密钥管理服务</w:t>
      </w:r>
    </w:p>
    <w:p w14:paraId="006076EA" w14:textId="6E20EBFE" w:rsidR="0026281B" w:rsidRPr="00BC6534" w:rsidRDefault="0026281B" w:rsidP="0026281B">
      <w:pPr>
        <w:rPr>
          <w:rFonts w:asciiTheme="minorEastAsia" w:hAnsiTheme="minorEastAsia"/>
        </w:rPr>
      </w:pPr>
      <w:r w:rsidRPr="00BC6534">
        <w:rPr>
          <w:rFonts w:asciiTheme="minorEastAsia" w:hAnsiTheme="minorEastAsia"/>
        </w:rPr>
        <w:tab/>
      </w:r>
      <w:r w:rsidRPr="00BC6534">
        <w:rPr>
          <w:rFonts w:asciiTheme="minorEastAsia" w:hAnsiTheme="minorEastAsia" w:hint="eastAsia"/>
        </w:rPr>
        <w:t>密钥保护与管理密钥管理服务（</w:t>
      </w:r>
      <w:r w:rsidRPr="00BC6534">
        <w:rPr>
          <w:rFonts w:asciiTheme="minorEastAsia" w:hAnsiTheme="minorEastAsia"/>
        </w:rPr>
        <w:t>KMS – Key Management Service）是一种安全、可靠、简单易用的密钥托管服务，帮助用户集中管理密钥，保护密钥安全。它通过使用硬件安全模块（HSM – Hardware Security Module），为</w:t>
      </w:r>
      <w:r w:rsidR="00EB0F80" w:rsidRPr="00BC6534">
        <w:rPr>
          <w:rFonts w:asciiTheme="minorEastAsia" w:hAnsiTheme="minorEastAsia" w:hint="eastAsia"/>
        </w:rPr>
        <w:t>各服务</w:t>
      </w:r>
      <w:r w:rsidRPr="00BC6534">
        <w:rPr>
          <w:rFonts w:asciiTheme="minorEastAsia" w:hAnsiTheme="minorEastAsia"/>
        </w:rPr>
        <w:t>创建和管理密钥，防止密钥明文暴漏在 HSM 之外，从而防止密钥泄露。HSM 是一种安全产生、存储、管理及使用密钥并提供加密处理服务的硬件设备。KMS对密钥的所有操作都会进行访问控制及日志跟踪，满足审计和</w:t>
      </w:r>
      <w:r w:rsidRPr="00BC6534">
        <w:rPr>
          <w:rFonts w:asciiTheme="minorEastAsia" w:hAnsiTheme="minorEastAsia"/>
        </w:rPr>
        <w:lastRenderedPageBreak/>
        <w:t>合</w:t>
      </w:r>
      <w:proofErr w:type="gramStart"/>
      <w:r w:rsidRPr="00BC6534">
        <w:rPr>
          <w:rFonts w:asciiTheme="minorEastAsia" w:hAnsiTheme="minorEastAsia"/>
        </w:rPr>
        <w:t>规</w:t>
      </w:r>
      <w:proofErr w:type="gramEnd"/>
      <w:r w:rsidRPr="00BC6534">
        <w:rPr>
          <w:rFonts w:asciiTheme="minorEastAsia" w:hAnsiTheme="minorEastAsia"/>
        </w:rPr>
        <w:t>性要求。</w:t>
      </w:r>
      <w:r w:rsidR="00EB0F80" w:rsidRPr="00BC6534">
        <w:rPr>
          <w:rFonts w:asciiTheme="minorEastAsia" w:hAnsiTheme="minorEastAsia" w:hint="eastAsia"/>
        </w:rPr>
        <w:t>K</w:t>
      </w:r>
      <w:r w:rsidR="00EB0F80" w:rsidRPr="00BC6534">
        <w:rPr>
          <w:rFonts w:asciiTheme="minorEastAsia" w:hAnsiTheme="minorEastAsia"/>
        </w:rPr>
        <w:t>MS</w:t>
      </w:r>
      <w:r w:rsidR="00EB0F80" w:rsidRPr="00BC6534">
        <w:rPr>
          <w:rFonts w:asciiTheme="minorEastAsia" w:hAnsiTheme="minorEastAsia" w:hint="eastAsia"/>
        </w:rPr>
        <w:t>可以对接对象存储、云硬盘、云镜像、数据库等多种存储方式</w:t>
      </w:r>
      <w:r w:rsidRPr="00BC6534">
        <w:rPr>
          <w:rFonts w:asciiTheme="minorEastAsia" w:hAnsiTheme="minorEastAsia"/>
        </w:rPr>
        <w:t>。</w:t>
      </w:r>
    </w:p>
    <w:p w14:paraId="000A68E3" w14:textId="32B93328" w:rsidR="00EB0F80" w:rsidRPr="00BC6534" w:rsidRDefault="00EB0F80" w:rsidP="00EB0F80">
      <w:pPr>
        <w:pStyle w:val="4"/>
        <w:rPr>
          <w:rFonts w:asciiTheme="minorEastAsia" w:eastAsiaTheme="minorEastAsia" w:hAnsiTheme="minorEastAsia"/>
        </w:rPr>
      </w:pPr>
      <w:r w:rsidRPr="00BC6534">
        <w:rPr>
          <w:rFonts w:asciiTheme="minorEastAsia" w:eastAsiaTheme="minorEastAsia" w:hAnsiTheme="minorEastAsia" w:hint="eastAsia"/>
        </w:rPr>
        <w:t>6.3.</w:t>
      </w:r>
      <w:r w:rsidR="002840E6">
        <w:rPr>
          <w:rFonts w:asciiTheme="minorEastAsia" w:eastAsiaTheme="minorEastAsia" w:hAnsiTheme="minorEastAsia" w:hint="eastAsia"/>
        </w:rPr>
        <w:t>4.</w:t>
      </w:r>
      <w:r w:rsidRPr="00BC6534">
        <w:rPr>
          <w:rFonts w:asciiTheme="minorEastAsia" w:eastAsiaTheme="minorEastAsia" w:hAnsiTheme="minorEastAsia" w:hint="eastAsia"/>
        </w:rPr>
        <w:t>2数据加密和脱敏</w:t>
      </w:r>
    </w:p>
    <w:p w14:paraId="2B11DC72" w14:textId="7D0384B1" w:rsidR="004F4538" w:rsidRPr="00BC6534" w:rsidRDefault="004F4538" w:rsidP="004F4538">
      <w:pPr>
        <w:rPr>
          <w:rFonts w:asciiTheme="minorEastAsia" w:hAnsiTheme="minorEastAsia"/>
        </w:rPr>
      </w:pPr>
      <w:r w:rsidRPr="00BC6534">
        <w:rPr>
          <w:rFonts w:asciiTheme="minorEastAsia" w:hAnsiTheme="minorEastAsia"/>
        </w:rPr>
        <w:tab/>
      </w:r>
      <w:r w:rsidRPr="00BC6534">
        <w:rPr>
          <w:rFonts w:asciiTheme="minorEastAsia" w:hAnsiTheme="minorEastAsia" w:hint="eastAsia"/>
        </w:rPr>
        <w:t>数据库加密是指将存储于数据库中的数据，尤其是敏感数据，以加密的方式进行存储。</w:t>
      </w:r>
    </w:p>
    <w:p w14:paraId="03908720" w14:textId="467FFF41" w:rsidR="004F4538" w:rsidRPr="00BC6534" w:rsidRDefault="00EB0F80" w:rsidP="00EB0F80">
      <w:pPr>
        <w:rPr>
          <w:rFonts w:asciiTheme="minorEastAsia" w:hAnsiTheme="minorEastAsia"/>
        </w:rPr>
      </w:pPr>
      <w:r w:rsidRPr="00BC6534">
        <w:rPr>
          <w:rFonts w:asciiTheme="minorEastAsia" w:hAnsiTheme="minorEastAsia"/>
        </w:rPr>
        <w:tab/>
      </w:r>
      <w:r w:rsidRPr="00BC6534">
        <w:rPr>
          <w:rFonts w:asciiTheme="minorEastAsia" w:hAnsiTheme="minorEastAsia" w:hint="eastAsia"/>
        </w:rPr>
        <w:t>数据脱敏是对敏感数据进行变形处理，其目的是保护隐私数据等信息的安全，例如智慧城市</w:t>
      </w:r>
      <w:r w:rsidR="00EE6E03" w:rsidRPr="00BC6534">
        <w:rPr>
          <w:rFonts w:asciiTheme="minorEastAsia" w:hAnsiTheme="minorEastAsia" w:hint="eastAsia"/>
        </w:rPr>
        <w:t>收集</w:t>
      </w:r>
      <w:r w:rsidRPr="00BC6534">
        <w:rPr>
          <w:rFonts w:asciiTheme="minorEastAsia" w:hAnsiTheme="minorEastAsia" w:hint="eastAsia"/>
        </w:rPr>
        <w:t>的个人身份信息、手机号码、银行卡信息等敏感数据。数据脱敏从技术上可以分为静态数据脱敏和动态数据脱敏两种。静态数据脱敏一般应用于数据外发场景，例如需要将生产数据导出发送给开发人员、测试人员、分析人员等；动态脱敏一般应用于直接连接生产数据的场景，例如运</w:t>
      </w:r>
      <w:proofErr w:type="gramStart"/>
      <w:r w:rsidRPr="00BC6534">
        <w:rPr>
          <w:rFonts w:asciiTheme="minorEastAsia" w:hAnsiTheme="minorEastAsia" w:hint="eastAsia"/>
        </w:rPr>
        <w:t>维人员</w:t>
      </w:r>
      <w:proofErr w:type="gramEnd"/>
      <w:r w:rsidRPr="00BC6534">
        <w:rPr>
          <w:rFonts w:asciiTheme="minorEastAsia" w:hAnsiTheme="minorEastAsia" w:hint="eastAsia"/>
        </w:rPr>
        <w:t>在运维的工作中直接连接生产数据库进行运维，客服人员通过应用直接调取生产中的个人信息等。</w:t>
      </w:r>
    </w:p>
    <w:p w14:paraId="377038F4" w14:textId="56A3A1BC" w:rsidR="00D3763D" w:rsidRPr="00BC6534" w:rsidRDefault="00D3763D" w:rsidP="00D3763D">
      <w:pPr>
        <w:pStyle w:val="4"/>
        <w:rPr>
          <w:rFonts w:asciiTheme="minorEastAsia" w:eastAsiaTheme="minorEastAsia" w:hAnsiTheme="minorEastAsia"/>
        </w:rPr>
      </w:pPr>
      <w:r w:rsidRPr="00BC6534">
        <w:rPr>
          <w:rFonts w:asciiTheme="minorEastAsia" w:eastAsiaTheme="minorEastAsia" w:hAnsiTheme="minorEastAsia" w:hint="eastAsia"/>
        </w:rPr>
        <w:t>6.3.</w:t>
      </w:r>
      <w:r w:rsidR="002840E6">
        <w:rPr>
          <w:rFonts w:asciiTheme="minorEastAsia" w:eastAsiaTheme="minorEastAsia" w:hAnsiTheme="minorEastAsia" w:hint="eastAsia"/>
        </w:rPr>
        <w:t>4</w:t>
      </w:r>
      <w:r w:rsidRPr="00BC6534">
        <w:rPr>
          <w:rFonts w:asciiTheme="minorEastAsia" w:eastAsiaTheme="minorEastAsia" w:hAnsiTheme="minorEastAsia" w:hint="eastAsia"/>
        </w:rPr>
        <w:t>.3数据备份与恢复</w:t>
      </w:r>
    </w:p>
    <w:p w14:paraId="40D243E7" w14:textId="6E8C6F86" w:rsidR="00D3763D" w:rsidDel="000A2125" w:rsidRDefault="00D3763D" w:rsidP="00D3763D">
      <w:pPr>
        <w:rPr>
          <w:del w:id="181" w:author="李 子晔" w:date="2020-09-03T11:17:00Z"/>
          <w:rFonts w:asciiTheme="minorEastAsia" w:hAnsiTheme="minorEastAsia"/>
        </w:rPr>
      </w:pPr>
      <w:r w:rsidRPr="00BC6534">
        <w:rPr>
          <w:rFonts w:asciiTheme="minorEastAsia" w:hAnsiTheme="minorEastAsia"/>
        </w:rPr>
        <w:tab/>
      </w:r>
      <w:r w:rsidRPr="00BC6534">
        <w:rPr>
          <w:rFonts w:asciiTheme="minorEastAsia" w:hAnsiTheme="minorEastAsia" w:hint="eastAsia"/>
        </w:rPr>
        <w:t>备份技术</w:t>
      </w:r>
      <w:r w:rsidRPr="00BC6534">
        <w:rPr>
          <w:rFonts w:asciiTheme="minorEastAsia" w:hAnsiTheme="minorEastAsia"/>
        </w:rPr>
        <w:t>为</w:t>
      </w:r>
      <w:r w:rsidRPr="00BC6534">
        <w:rPr>
          <w:rFonts w:asciiTheme="minorEastAsia" w:hAnsiTheme="minorEastAsia" w:hint="eastAsia"/>
        </w:rPr>
        <w:t>智慧城市的</w:t>
      </w:r>
      <w:r w:rsidRPr="00BC6534">
        <w:rPr>
          <w:rFonts w:asciiTheme="minorEastAsia" w:hAnsiTheme="minorEastAsia"/>
        </w:rPr>
        <w:t>服务器、硬盘、云下VMware虚拟化环境，提供简单易用的备份服务，针对病毒入侵、人为误删除、软硬件故障等场景，可将数据恢复到任意备份点。</w:t>
      </w:r>
    </w:p>
    <w:p w14:paraId="1C9F5108" w14:textId="26F4625F" w:rsidR="002840E6" w:rsidRDefault="002840E6" w:rsidP="00D3763D">
      <w:pPr>
        <w:rPr>
          <w:rFonts w:asciiTheme="minorEastAsia" w:hAnsiTheme="minorEastAsia"/>
        </w:rPr>
      </w:pPr>
    </w:p>
    <w:p w14:paraId="086E8E69" w14:textId="7F89CAC8" w:rsidR="002840E6" w:rsidRDefault="002840E6" w:rsidP="002840E6">
      <w:pPr>
        <w:pStyle w:val="3"/>
      </w:pPr>
      <w:r>
        <w:tab/>
      </w:r>
      <w:bookmarkStart w:id="182" w:name="_Toc50015742"/>
      <w:r>
        <w:rPr>
          <w:rFonts w:hint="eastAsia"/>
        </w:rPr>
        <w:t>6.3.5数据处理</w:t>
      </w:r>
      <w:bookmarkEnd w:id="182"/>
    </w:p>
    <w:p w14:paraId="64355310" w14:textId="56E2A4F6" w:rsidR="003C7216" w:rsidRPr="00EC68F1" w:rsidRDefault="00D33D4D" w:rsidP="00D33D4D">
      <w:pPr>
        <w:pStyle w:val="4"/>
        <w:rPr>
          <w:rFonts w:asciiTheme="minorEastAsia" w:eastAsiaTheme="minorEastAsia" w:hAnsiTheme="minorEastAsia"/>
        </w:rPr>
      </w:pPr>
      <w:r w:rsidRPr="00EC68F1">
        <w:rPr>
          <w:rFonts w:asciiTheme="minorEastAsia" w:eastAsiaTheme="minorEastAsia" w:hAnsiTheme="minorEastAsia" w:hint="eastAsia"/>
        </w:rPr>
        <w:t>6.3.5.1</w:t>
      </w:r>
      <w:r w:rsidR="003C7216" w:rsidRPr="00EC68F1">
        <w:rPr>
          <w:rFonts w:asciiTheme="minorEastAsia" w:eastAsiaTheme="minorEastAsia" w:hAnsiTheme="minorEastAsia" w:hint="eastAsia"/>
        </w:rPr>
        <w:t>匿名化/去</w:t>
      </w:r>
      <w:r w:rsidRPr="00EC68F1">
        <w:rPr>
          <w:rFonts w:asciiTheme="minorEastAsia" w:eastAsiaTheme="minorEastAsia" w:hAnsiTheme="minorEastAsia" w:hint="eastAsia"/>
        </w:rPr>
        <w:t>标识</w:t>
      </w:r>
      <w:r w:rsidR="003C7216" w:rsidRPr="00EC68F1">
        <w:rPr>
          <w:rFonts w:asciiTheme="minorEastAsia" w:eastAsiaTheme="minorEastAsia" w:hAnsiTheme="minorEastAsia" w:hint="eastAsia"/>
        </w:rPr>
        <w:t>化</w:t>
      </w:r>
    </w:p>
    <w:p w14:paraId="38F85A66" w14:textId="1F9399E0" w:rsidR="00D33D4D" w:rsidRDefault="00D33D4D" w:rsidP="00D33D4D">
      <w:r>
        <w:tab/>
      </w:r>
      <w:r>
        <w:rPr>
          <w:rFonts w:hint="eastAsia"/>
        </w:rPr>
        <w:t>《信息安全规范</w:t>
      </w:r>
      <w:r>
        <w:t xml:space="preserve"> 个人信息去标识化指南》（GB/T 37964-2019）是个人信息领域最为重要的国家标准之一，是“告知-同意”以外，个人信息收集、处理的另一条进路。</w:t>
      </w:r>
    </w:p>
    <w:p w14:paraId="4FDF4E94" w14:textId="5F10E917" w:rsidR="00D33D4D" w:rsidRPr="00D33D4D" w:rsidRDefault="00805F02" w:rsidP="00D33D4D">
      <w:r>
        <w:tab/>
      </w:r>
      <w:r w:rsidR="00D33D4D">
        <w:rPr>
          <w:rFonts w:hint="eastAsia"/>
        </w:rPr>
        <w:t>匿名化处理的本质在于将个人信息处理为非个人信息，让匿名化处理后的个人信息不再具有人格属性，从而无需再遵守关于个人信息保护的规定。去标识化虽然不完全等同于匿名化，但可以有效帮助企业降低收集、处理个人信息的合</w:t>
      </w:r>
      <w:proofErr w:type="gramStart"/>
      <w:r w:rsidR="00D33D4D">
        <w:rPr>
          <w:rFonts w:hint="eastAsia"/>
        </w:rPr>
        <w:t>规</w:t>
      </w:r>
      <w:proofErr w:type="gramEnd"/>
      <w:r w:rsidR="00D33D4D">
        <w:rPr>
          <w:rFonts w:hint="eastAsia"/>
        </w:rPr>
        <w:t>风险，控制个人信息泄露的危害。</w:t>
      </w:r>
    </w:p>
    <w:p w14:paraId="2F4AEE20" w14:textId="122B3BE2" w:rsidR="002840E6" w:rsidRDefault="002840E6" w:rsidP="002840E6">
      <w:pPr>
        <w:pStyle w:val="3"/>
      </w:pPr>
      <w:r>
        <w:tab/>
      </w:r>
      <w:bookmarkStart w:id="183" w:name="_Toc50015743"/>
      <w:r>
        <w:rPr>
          <w:rFonts w:hint="eastAsia"/>
        </w:rPr>
        <w:t>6.3.6数据交换</w:t>
      </w:r>
      <w:bookmarkEnd w:id="183"/>
    </w:p>
    <w:p w14:paraId="1FA4FA49" w14:textId="43A0A9A8" w:rsidR="003C7216" w:rsidRPr="00EC68F1" w:rsidRDefault="00513374" w:rsidP="00513374">
      <w:pPr>
        <w:pStyle w:val="4"/>
        <w:rPr>
          <w:rFonts w:asciiTheme="minorEastAsia" w:eastAsiaTheme="minorEastAsia" w:hAnsiTheme="minorEastAsia"/>
        </w:rPr>
      </w:pPr>
      <w:r w:rsidRPr="00EC68F1">
        <w:rPr>
          <w:rFonts w:asciiTheme="minorEastAsia" w:eastAsiaTheme="minorEastAsia" w:hAnsiTheme="minorEastAsia" w:hint="eastAsia"/>
        </w:rPr>
        <w:t>6.3.6.1</w:t>
      </w:r>
      <w:r w:rsidR="003C7216" w:rsidRPr="00EC68F1">
        <w:rPr>
          <w:rFonts w:asciiTheme="minorEastAsia" w:eastAsiaTheme="minorEastAsia" w:hAnsiTheme="minorEastAsia" w:hint="eastAsia"/>
        </w:rPr>
        <w:t>多方安全计算</w:t>
      </w:r>
      <w:ins w:id="184" w:author="李 子晔" w:date="2020-09-03T11:20:00Z">
        <w:r w:rsidR="000A2125">
          <w:rPr>
            <w:rFonts w:asciiTheme="minorEastAsia" w:eastAsiaTheme="minorEastAsia" w:hAnsiTheme="minorEastAsia" w:hint="eastAsia"/>
          </w:rPr>
          <w:t>？</w:t>
        </w:r>
      </w:ins>
    </w:p>
    <w:p w14:paraId="01B5208B" w14:textId="1724B0C5" w:rsidR="00513374" w:rsidRPr="00513374" w:rsidRDefault="00513374" w:rsidP="00513374">
      <w:r>
        <w:tab/>
      </w:r>
      <w:r>
        <w:rPr>
          <w:rFonts w:hint="eastAsia"/>
        </w:rPr>
        <w:t>多方安全计算（</w:t>
      </w:r>
      <w:r>
        <w:t xml:space="preserve">MPC：Secure </w:t>
      </w:r>
      <w:proofErr w:type="spellStart"/>
      <w:r>
        <w:t>Muti</w:t>
      </w:r>
      <w:proofErr w:type="spellEnd"/>
      <w:r>
        <w:t>-Party Computation）理论是</w:t>
      </w:r>
      <w:proofErr w:type="gramStart"/>
      <w:r>
        <w:t>姚</w:t>
      </w:r>
      <w:proofErr w:type="gramEnd"/>
      <w:r>
        <w:t>期智先生为解决一组互不信任的参与方之间在保护隐私信息以及没有可信第三方的前提下协同计算问题而提出的理论框架。多方安全计算能够同时确保输入的隐私性和计算的正确性，在无可信第三方的前提下通过数学理论保证参与计算的各方成员输入信息不暴露，且同时能够获得准确的运算结果。</w:t>
      </w:r>
    </w:p>
    <w:p w14:paraId="4F9138C9" w14:textId="05996E7F" w:rsidR="003C7216" w:rsidRPr="00EC68F1" w:rsidRDefault="00513374" w:rsidP="00513374">
      <w:pPr>
        <w:pStyle w:val="4"/>
        <w:rPr>
          <w:rFonts w:asciiTheme="minorEastAsia" w:eastAsiaTheme="minorEastAsia" w:hAnsiTheme="minorEastAsia"/>
        </w:rPr>
      </w:pPr>
      <w:r w:rsidRPr="00EC68F1">
        <w:rPr>
          <w:rFonts w:asciiTheme="minorEastAsia" w:eastAsiaTheme="minorEastAsia" w:hAnsiTheme="minorEastAsia" w:hint="eastAsia"/>
        </w:rPr>
        <w:lastRenderedPageBreak/>
        <w:t>6.3.6.2</w:t>
      </w:r>
      <w:r w:rsidR="003C7216" w:rsidRPr="00EC68F1">
        <w:rPr>
          <w:rFonts w:asciiTheme="minorEastAsia" w:eastAsiaTheme="minorEastAsia" w:hAnsiTheme="minorEastAsia" w:hint="eastAsia"/>
        </w:rPr>
        <w:t>数据回溯</w:t>
      </w:r>
      <w:ins w:id="185" w:author="李 子晔" w:date="2020-09-03T11:22:00Z">
        <w:r w:rsidR="000A2125">
          <w:rPr>
            <w:rFonts w:asciiTheme="minorEastAsia" w:eastAsiaTheme="minorEastAsia" w:hAnsiTheme="minorEastAsia" w:hint="eastAsia"/>
          </w:rPr>
          <w:t>？</w:t>
        </w:r>
      </w:ins>
    </w:p>
    <w:p w14:paraId="26D59B1D" w14:textId="001ED47A" w:rsidR="00513374" w:rsidRPr="00513374" w:rsidRDefault="00513374" w:rsidP="00513374">
      <w:r>
        <w:tab/>
      </w:r>
      <w:proofErr w:type="gramStart"/>
      <w:r w:rsidR="00B8131A" w:rsidRPr="00B8131A">
        <w:rPr>
          <w:rFonts w:ascii="Arial" w:hAnsi="Arial" w:cs="Arial" w:hint="eastAsia"/>
          <w:color w:val="333333"/>
          <w:szCs w:val="21"/>
          <w:shd w:val="clear" w:color="auto" w:fill="FFFFFF"/>
        </w:rPr>
        <w:t>回查历史</w:t>
      </w:r>
      <w:proofErr w:type="gramEnd"/>
      <w:r w:rsidR="00B8131A" w:rsidRPr="00B8131A">
        <w:rPr>
          <w:rFonts w:ascii="Arial" w:hAnsi="Arial" w:cs="Arial" w:hint="eastAsia"/>
          <w:color w:val="333333"/>
          <w:szCs w:val="21"/>
          <w:shd w:val="clear" w:color="auto" w:fill="FFFFFF"/>
        </w:rPr>
        <w:t>网络流量的原始数据，提供网络流量的原始数据包存储和回溯查询能力，可对链路流量、应用</w:t>
      </w:r>
      <w:r w:rsidR="00B90DCC">
        <w:rPr>
          <w:rFonts w:ascii="Arial" w:hAnsi="Arial" w:cs="Arial" w:hint="eastAsia"/>
          <w:color w:val="333333"/>
          <w:szCs w:val="21"/>
          <w:shd w:val="clear" w:color="auto" w:fill="FFFFFF"/>
        </w:rPr>
        <w:t>数据</w:t>
      </w:r>
      <w:r w:rsidR="00B8131A" w:rsidRPr="00B8131A">
        <w:rPr>
          <w:rFonts w:ascii="Arial" w:hAnsi="Arial" w:cs="Arial" w:hint="eastAsia"/>
          <w:color w:val="333333"/>
          <w:szCs w:val="21"/>
          <w:shd w:val="clear" w:color="auto" w:fill="FFFFFF"/>
        </w:rPr>
        <w:t>、故障告警、指定</w:t>
      </w:r>
      <w:r w:rsidR="00B90DCC">
        <w:rPr>
          <w:rFonts w:ascii="Arial" w:hAnsi="Arial" w:cs="Arial" w:hint="eastAsia"/>
          <w:color w:val="333333"/>
          <w:szCs w:val="21"/>
          <w:shd w:val="clear" w:color="auto" w:fill="FFFFFF"/>
        </w:rPr>
        <w:t>数据库</w:t>
      </w:r>
      <w:r w:rsidR="00B8131A" w:rsidRPr="00B8131A">
        <w:rPr>
          <w:rFonts w:ascii="Arial" w:hAnsi="Arial" w:cs="Arial" w:hint="eastAsia"/>
          <w:color w:val="333333"/>
          <w:szCs w:val="21"/>
          <w:shd w:val="clear" w:color="auto" w:fill="FFFFFF"/>
        </w:rPr>
        <w:t>进行精准的回溯分析。从多角度还原历史场景，重组完整的会话信息</w:t>
      </w:r>
      <w:r w:rsidR="00B8131A">
        <w:rPr>
          <w:rFonts w:ascii="Arial" w:hAnsi="Arial" w:cs="Arial" w:hint="eastAsia"/>
          <w:color w:val="333333"/>
          <w:szCs w:val="21"/>
          <w:shd w:val="clear" w:color="auto" w:fill="FFFFFF"/>
        </w:rPr>
        <w:t>。</w:t>
      </w:r>
    </w:p>
    <w:p w14:paraId="0E6E432C" w14:textId="5F6CB983" w:rsidR="00EB0F80" w:rsidRPr="00BC6534" w:rsidRDefault="000672BB" w:rsidP="00D3763D">
      <w:pPr>
        <w:pStyle w:val="3"/>
        <w:rPr>
          <w:rFonts w:asciiTheme="minorEastAsia" w:hAnsiTheme="minorEastAsia"/>
        </w:rPr>
      </w:pPr>
      <w:r>
        <w:rPr>
          <w:rFonts w:asciiTheme="minorEastAsia" w:hAnsiTheme="minorEastAsia"/>
        </w:rPr>
        <w:tab/>
      </w:r>
      <w:bookmarkStart w:id="186" w:name="_Toc50015744"/>
      <w:r w:rsidR="00EB0F80" w:rsidRPr="00BC6534">
        <w:rPr>
          <w:rFonts w:asciiTheme="minorEastAsia" w:hAnsiTheme="minorEastAsia" w:hint="eastAsia"/>
        </w:rPr>
        <w:t>6.3.</w:t>
      </w:r>
      <w:r w:rsidR="002840E6">
        <w:rPr>
          <w:rFonts w:asciiTheme="minorEastAsia" w:hAnsiTheme="minorEastAsia" w:hint="eastAsia"/>
        </w:rPr>
        <w:t>7</w:t>
      </w:r>
      <w:r w:rsidR="00EB0F80" w:rsidRPr="00BC6534">
        <w:rPr>
          <w:rFonts w:asciiTheme="minorEastAsia" w:hAnsiTheme="minorEastAsia" w:hint="eastAsia"/>
        </w:rPr>
        <w:t>数据删除与销毁</w:t>
      </w:r>
      <w:bookmarkEnd w:id="186"/>
    </w:p>
    <w:p w14:paraId="2C12DCD0" w14:textId="02CD3EBA" w:rsidR="00D3763D" w:rsidRPr="00BC6534" w:rsidRDefault="00D3763D" w:rsidP="00D3763D">
      <w:pPr>
        <w:pStyle w:val="4"/>
        <w:rPr>
          <w:rFonts w:asciiTheme="minorEastAsia" w:eastAsiaTheme="minorEastAsia" w:hAnsiTheme="minorEastAsia"/>
        </w:rPr>
      </w:pPr>
      <w:r w:rsidRPr="00BC6534">
        <w:rPr>
          <w:rFonts w:asciiTheme="minorEastAsia" w:eastAsiaTheme="minorEastAsia" w:hAnsiTheme="minorEastAsia" w:hint="eastAsia"/>
        </w:rPr>
        <w:t>6</w:t>
      </w:r>
      <w:r w:rsidRPr="00BC6534">
        <w:rPr>
          <w:rFonts w:asciiTheme="minorEastAsia" w:eastAsiaTheme="minorEastAsia" w:hAnsiTheme="minorEastAsia"/>
        </w:rPr>
        <w:t>.3.</w:t>
      </w:r>
      <w:r w:rsidR="002840E6">
        <w:rPr>
          <w:rFonts w:asciiTheme="minorEastAsia" w:eastAsiaTheme="minorEastAsia" w:hAnsiTheme="minorEastAsia" w:hint="eastAsia"/>
        </w:rPr>
        <w:t>7</w:t>
      </w:r>
      <w:r w:rsidRPr="00BC6534">
        <w:rPr>
          <w:rFonts w:asciiTheme="minorEastAsia" w:eastAsiaTheme="minorEastAsia" w:hAnsiTheme="minorEastAsia"/>
        </w:rPr>
        <w:t>.1</w:t>
      </w:r>
      <w:r w:rsidRPr="00BC6534">
        <w:rPr>
          <w:rFonts w:asciiTheme="minorEastAsia" w:eastAsiaTheme="minorEastAsia" w:hAnsiTheme="minorEastAsia" w:hint="eastAsia"/>
        </w:rPr>
        <w:t>内存删除</w:t>
      </w:r>
    </w:p>
    <w:p w14:paraId="6AADDFA4" w14:textId="71956743" w:rsidR="00D3763D" w:rsidRPr="00BC6534" w:rsidRDefault="00D3763D" w:rsidP="00D3763D">
      <w:pPr>
        <w:rPr>
          <w:rFonts w:asciiTheme="minorEastAsia" w:hAnsiTheme="minorEastAsia"/>
        </w:rPr>
      </w:pPr>
      <w:r w:rsidRPr="00BC6534">
        <w:rPr>
          <w:rFonts w:asciiTheme="minorEastAsia" w:hAnsiTheme="minorEastAsia"/>
        </w:rPr>
        <w:tab/>
      </w:r>
      <w:r w:rsidR="00A30B05" w:rsidRPr="00BC6534">
        <w:rPr>
          <w:rFonts w:asciiTheme="minorEastAsia" w:hAnsiTheme="minorEastAsia" w:hint="eastAsia"/>
        </w:rPr>
        <w:t>虚拟机</w:t>
      </w:r>
      <w:r w:rsidRPr="00BC6534">
        <w:rPr>
          <w:rFonts w:asciiTheme="minorEastAsia" w:hAnsiTheme="minorEastAsia" w:hint="eastAsia"/>
        </w:rPr>
        <w:t>操作系统将内存重新分配给</w:t>
      </w:r>
      <w:r w:rsidR="00A30B05" w:rsidRPr="00BC6534">
        <w:rPr>
          <w:rFonts w:asciiTheme="minorEastAsia" w:hAnsiTheme="minorEastAsia" w:hint="eastAsia"/>
        </w:rPr>
        <w:t>各个服务</w:t>
      </w:r>
      <w:r w:rsidRPr="00BC6534">
        <w:rPr>
          <w:rFonts w:asciiTheme="minorEastAsia" w:hAnsiTheme="minorEastAsia" w:hint="eastAsia"/>
        </w:rPr>
        <w:t>之前，会对分配的内存进行清零操作，即写“零”处理，防止通过物理内存恢复删除数据造成的数据泄露。</w:t>
      </w:r>
    </w:p>
    <w:p w14:paraId="0E6A2A8F" w14:textId="2FC8D626" w:rsidR="00D3763D" w:rsidRPr="00BC6534" w:rsidRDefault="00D3763D" w:rsidP="00D3763D">
      <w:pPr>
        <w:pStyle w:val="4"/>
        <w:rPr>
          <w:rFonts w:asciiTheme="minorEastAsia" w:eastAsiaTheme="minorEastAsia" w:hAnsiTheme="minorEastAsia"/>
        </w:rPr>
      </w:pPr>
      <w:r w:rsidRPr="00BC6534">
        <w:rPr>
          <w:rFonts w:asciiTheme="minorEastAsia" w:eastAsiaTheme="minorEastAsia" w:hAnsiTheme="minorEastAsia" w:hint="eastAsia"/>
        </w:rPr>
        <w:t>6</w:t>
      </w:r>
      <w:r w:rsidRPr="00BC6534">
        <w:rPr>
          <w:rFonts w:asciiTheme="minorEastAsia" w:eastAsiaTheme="minorEastAsia" w:hAnsiTheme="minorEastAsia"/>
        </w:rPr>
        <w:t>.3.</w:t>
      </w:r>
      <w:r w:rsidR="002840E6">
        <w:rPr>
          <w:rFonts w:asciiTheme="minorEastAsia" w:eastAsiaTheme="minorEastAsia" w:hAnsiTheme="minorEastAsia" w:hint="eastAsia"/>
        </w:rPr>
        <w:t>7</w:t>
      </w:r>
      <w:r w:rsidRPr="00BC6534">
        <w:rPr>
          <w:rFonts w:asciiTheme="minorEastAsia" w:eastAsiaTheme="minorEastAsia" w:hAnsiTheme="minorEastAsia"/>
        </w:rPr>
        <w:t>.</w:t>
      </w:r>
      <w:r w:rsidR="008F2BF0" w:rsidRPr="00BC6534">
        <w:rPr>
          <w:rFonts w:asciiTheme="minorEastAsia" w:eastAsiaTheme="minorEastAsia" w:hAnsiTheme="minorEastAsia" w:hint="eastAsia"/>
        </w:rPr>
        <w:t>2</w:t>
      </w:r>
      <w:r w:rsidRPr="00BC6534">
        <w:rPr>
          <w:rFonts w:asciiTheme="minorEastAsia" w:eastAsiaTheme="minorEastAsia" w:hAnsiTheme="minorEastAsia" w:hint="eastAsia"/>
        </w:rPr>
        <w:t>存储数据删除</w:t>
      </w:r>
    </w:p>
    <w:p w14:paraId="19EF7257" w14:textId="3945BFA7" w:rsidR="00D3763D" w:rsidRPr="00BC6534" w:rsidRDefault="00B93B7F" w:rsidP="00D3763D">
      <w:pPr>
        <w:rPr>
          <w:rFonts w:asciiTheme="minorEastAsia" w:hAnsiTheme="minorEastAsia"/>
        </w:rPr>
      </w:pPr>
      <w:r w:rsidRPr="00BC6534">
        <w:rPr>
          <w:rFonts w:asciiTheme="minorEastAsia" w:hAnsiTheme="minorEastAsia"/>
        </w:rPr>
        <w:tab/>
      </w:r>
      <w:r w:rsidR="00D3763D" w:rsidRPr="00BC6534">
        <w:rPr>
          <w:rFonts w:asciiTheme="minorEastAsia" w:hAnsiTheme="minorEastAsia" w:hint="eastAsia"/>
        </w:rPr>
        <w:t>当</w:t>
      </w:r>
      <w:r w:rsidR="008F2BF0" w:rsidRPr="00BC6534">
        <w:rPr>
          <w:rFonts w:asciiTheme="minorEastAsia" w:hAnsiTheme="minorEastAsia" w:hint="eastAsia"/>
        </w:rPr>
        <w:t>智慧城市对应服务</w:t>
      </w:r>
      <w:r w:rsidR="00D3763D" w:rsidRPr="00BC6534">
        <w:rPr>
          <w:rFonts w:asciiTheme="minorEastAsia" w:hAnsiTheme="minorEastAsia" w:hint="eastAsia"/>
        </w:rPr>
        <w:t>删除数据时，数据和对应的元数据在系统中一并删除，底层存储区域被回收以</w:t>
      </w:r>
      <w:proofErr w:type="gramStart"/>
      <w:r w:rsidR="00D3763D" w:rsidRPr="00BC6534">
        <w:rPr>
          <w:rFonts w:asciiTheme="minorEastAsia" w:hAnsiTheme="minorEastAsia" w:hint="eastAsia"/>
        </w:rPr>
        <w:t>供系统</w:t>
      </w:r>
      <w:proofErr w:type="gramEnd"/>
      <w:r w:rsidR="00D3763D" w:rsidRPr="00BC6534">
        <w:rPr>
          <w:rFonts w:asciiTheme="minorEastAsia" w:hAnsiTheme="minorEastAsia" w:hint="eastAsia"/>
        </w:rPr>
        <w:t>重新覆盖写入，数据无法再被读取。</w:t>
      </w:r>
    </w:p>
    <w:p w14:paraId="12022489" w14:textId="6A2F331D" w:rsidR="00D3763D" w:rsidRPr="00BC6534" w:rsidRDefault="00D3763D" w:rsidP="00D3763D">
      <w:pPr>
        <w:pStyle w:val="4"/>
        <w:rPr>
          <w:rFonts w:asciiTheme="minorEastAsia" w:eastAsiaTheme="minorEastAsia" w:hAnsiTheme="minorEastAsia"/>
        </w:rPr>
      </w:pPr>
      <w:r w:rsidRPr="00BC6534">
        <w:rPr>
          <w:rFonts w:asciiTheme="minorEastAsia" w:eastAsiaTheme="minorEastAsia" w:hAnsiTheme="minorEastAsia" w:hint="eastAsia"/>
        </w:rPr>
        <w:t>6</w:t>
      </w:r>
      <w:r w:rsidRPr="00BC6534">
        <w:rPr>
          <w:rFonts w:asciiTheme="minorEastAsia" w:eastAsiaTheme="minorEastAsia" w:hAnsiTheme="minorEastAsia"/>
        </w:rPr>
        <w:t>.3.</w:t>
      </w:r>
      <w:r w:rsidR="002840E6">
        <w:rPr>
          <w:rFonts w:asciiTheme="minorEastAsia" w:eastAsiaTheme="minorEastAsia" w:hAnsiTheme="minorEastAsia" w:hint="eastAsia"/>
        </w:rPr>
        <w:t>7</w:t>
      </w:r>
      <w:r w:rsidRPr="00BC6534">
        <w:rPr>
          <w:rFonts w:asciiTheme="minorEastAsia" w:eastAsiaTheme="minorEastAsia" w:hAnsiTheme="minorEastAsia"/>
        </w:rPr>
        <w:t>.4</w:t>
      </w:r>
      <w:r w:rsidRPr="00BC6534">
        <w:rPr>
          <w:rFonts w:asciiTheme="minorEastAsia" w:eastAsiaTheme="minorEastAsia" w:hAnsiTheme="minorEastAsia" w:hint="eastAsia"/>
        </w:rPr>
        <w:t>磁盘数据删除</w:t>
      </w:r>
      <w:ins w:id="187" w:author="李 子晔" w:date="2020-09-03T11:24:00Z">
        <w:r w:rsidR="000A2125">
          <w:rPr>
            <w:rFonts w:asciiTheme="minorEastAsia" w:eastAsiaTheme="minorEastAsia" w:hAnsiTheme="minorEastAsia" w:hint="eastAsia"/>
          </w:rPr>
          <w:t>区分</w:t>
        </w:r>
      </w:ins>
    </w:p>
    <w:p w14:paraId="774066B2" w14:textId="3A968389" w:rsidR="00D3763D" w:rsidRPr="00BC6534" w:rsidRDefault="00B93B7F" w:rsidP="00D3763D">
      <w:pPr>
        <w:rPr>
          <w:rFonts w:asciiTheme="minorEastAsia" w:hAnsiTheme="minorEastAsia"/>
        </w:rPr>
      </w:pPr>
      <w:r w:rsidRPr="00BC6534">
        <w:rPr>
          <w:rFonts w:asciiTheme="minorEastAsia" w:hAnsiTheme="minorEastAsia"/>
        </w:rPr>
        <w:tab/>
      </w:r>
      <w:r w:rsidR="004143EB" w:rsidRPr="00BC6534">
        <w:rPr>
          <w:rFonts w:asciiTheme="minorEastAsia" w:hAnsiTheme="minorEastAsia" w:hint="eastAsia"/>
        </w:rPr>
        <w:t>智慧城市</w:t>
      </w:r>
      <w:r w:rsidR="00D3763D" w:rsidRPr="00BC6534">
        <w:rPr>
          <w:rFonts w:asciiTheme="minorEastAsia" w:hAnsiTheme="minorEastAsia" w:hint="eastAsia"/>
        </w:rPr>
        <w:t>对删除虚拟</w:t>
      </w:r>
      <w:proofErr w:type="gramStart"/>
      <w:r w:rsidR="00D3763D" w:rsidRPr="00BC6534">
        <w:rPr>
          <w:rFonts w:asciiTheme="minorEastAsia" w:hAnsiTheme="minorEastAsia" w:hint="eastAsia"/>
        </w:rPr>
        <w:t>卷采用</w:t>
      </w:r>
      <w:proofErr w:type="gramEnd"/>
      <w:r w:rsidR="00D3763D" w:rsidRPr="00BC6534">
        <w:rPr>
          <w:rFonts w:asciiTheme="minorEastAsia" w:hAnsiTheme="minorEastAsia" w:hint="eastAsia"/>
        </w:rPr>
        <w:t>清零措施，确保数据不可恢复，有效防止被恶意租户使用数据恢复软件读出磁盘数据，杜绝信息泄漏风险。</w:t>
      </w:r>
    </w:p>
    <w:p w14:paraId="7CB0AD14" w14:textId="7596A130" w:rsidR="00D3763D" w:rsidRPr="00BC6534" w:rsidRDefault="00D3763D" w:rsidP="00D3763D">
      <w:pPr>
        <w:pStyle w:val="4"/>
        <w:rPr>
          <w:rFonts w:asciiTheme="minorEastAsia" w:eastAsiaTheme="minorEastAsia" w:hAnsiTheme="minorEastAsia"/>
        </w:rPr>
      </w:pPr>
      <w:r w:rsidRPr="00BC6534">
        <w:rPr>
          <w:rFonts w:asciiTheme="minorEastAsia" w:eastAsiaTheme="minorEastAsia" w:hAnsiTheme="minorEastAsia" w:hint="eastAsia"/>
        </w:rPr>
        <w:t>6</w:t>
      </w:r>
      <w:r w:rsidRPr="00BC6534">
        <w:rPr>
          <w:rFonts w:asciiTheme="minorEastAsia" w:eastAsiaTheme="minorEastAsia" w:hAnsiTheme="minorEastAsia"/>
        </w:rPr>
        <w:t>.3.</w:t>
      </w:r>
      <w:r w:rsidR="002840E6">
        <w:rPr>
          <w:rFonts w:asciiTheme="minorEastAsia" w:eastAsiaTheme="minorEastAsia" w:hAnsiTheme="minorEastAsia" w:hint="eastAsia"/>
        </w:rPr>
        <w:t>7</w:t>
      </w:r>
      <w:r w:rsidRPr="00BC6534">
        <w:rPr>
          <w:rFonts w:asciiTheme="minorEastAsia" w:eastAsiaTheme="minorEastAsia" w:hAnsiTheme="minorEastAsia"/>
        </w:rPr>
        <w:t>.5</w:t>
      </w:r>
      <w:r w:rsidRPr="00BC6534">
        <w:rPr>
          <w:rFonts w:asciiTheme="minorEastAsia" w:eastAsiaTheme="minorEastAsia" w:hAnsiTheme="minorEastAsia" w:hint="eastAsia"/>
        </w:rPr>
        <w:t>物理磁盘报废</w:t>
      </w:r>
    </w:p>
    <w:p w14:paraId="2C4393DB" w14:textId="497D5857" w:rsidR="00D3763D" w:rsidRPr="00BC6534" w:rsidRDefault="00B93B7F" w:rsidP="00D3763D">
      <w:pPr>
        <w:rPr>
          <w:rFonts w:asciiTheme="minorEastAsia" w:hAnsiTheme="minorEastAsia"/>
        </w:rPr>
      </w:pPr>
      <w:r w:rsidRPr="00BC6534">
        <w:rPr>
          <w:rFonts w:asciiTheme="minorEastAsia" w:hAnsiTheme="minorEastAsia"/>
        </w:rPr>
        <w:tab/>
      </w:r>
      <w:r w:rsidR="00D3763D" w:rsidRPr="00BC6534">
        <w:rPr>
          <w:rFonts w:asciiTheme="minorEastAsia" w:hAnsiTheme="minorEastAsia" w:hint="eastAsia"/>
        </w:rPr>
        <w:t>当物理磁盘报废时，</w:t>
      </w:r>
      <w:r w:rsidR="004143EB" w:rsidRPr="00BC6534">
        <w:rPr>
          <w:rFonts w:asciiTheme="minorEastAsia" w:hAnsiTheme="minorEastAsia" w:hint="eastAsia"/>
        </w:rPr>
        <w:t>智慧城市</w:t>
      </w:r>
      <w:r w:rsidR="00D3763D" w:rsidRPr="00BC6534">
        <w:rPr>
          <w:rFonts w:asciiTheme="minorEastAsia" w:hAnsiTheme="minorEastAsia" w:hint="eastAsia"/>
        </w:rPr>
        <w:t>通过对存储介质进行消磁、折弯或破碎等方式清除数据，并对数据清除操作保存完整记录，满足行业标准，确保</w:t>
      </w:r>
      <w:r w:rsidR="00D453E0" w:rsidRPr="00BC6534">
        <w:rPr>
          <w:rFonts w:asciiTheme="minorEastAsia" w:hAnsiTheme="minorEastAsia" w:hint="eastAsia"/>
        </w:rPr>
        <w:t>存储</w:t>
      </w:r>
      <w:r w:rsidR="00D3763D" w:rsidRPr="00BC6534">
        <w:rPr>
          <w:rFonts w:asciiTheme="minorEastAsia" w:hAnsiTheme="minorEastAsia" w:hint="eastAsia"/>
        </w:rPr>
        <w:t>隐私和数据不受未授权访问。</w:t>
      </w:r>
    </w:p>
    <w:p w14:paraId="031F369D" w14:textId="078DAB1B" w:rsidR="005F365B" w:rsidRPr="00BC6534" w:rsidRDefault="005F365B" w:rsidP="005F365B">
      <w:pPr>
        <w:pStyle w:val="1"/>
        <w:rPr>
          <w:rFonts w:asciiTheme="minorEastAsia" w:hAnsiTheme="minorEastAsia"/>
        </w:rPr>
      </w:pPr>
      <w:bookmarkStart w:id="188" w:name="_Toc50015745"/>
      <w:r w:rsidRPr="00BC6534">
        <w:rPr>
          <w:rFonts w:asciiTheme="minorEastAsia" w:hAnsiTheme="minorEastAsia"/>
        </w:rPr>
        <w:t>7 智慧城市安全合</w:t>
      </w:r>
      <w:proofErr w:type="gramStart"/>
      <w:r w:rsidRPr="00BC6534">
        <w:rPr>
          <w:rFonts w:asciiTheme="minorEastAsia" w:hAnsiTheme="minorEastAsia"/>
        </w:rPr>
        <w:t>规</w:t>
      </w:r>
      <w:bookmarkEnd w:id="188"/>
      <w:proofErr w:type="gramEnd"/>
    </w:p>
    <w:p w14:paraId="165560AB" w14:textId="77777777" w:rsidR="00C76117" w:rsidRDefault="00C76117" w:rsidP="00C76117">
      <w:pPr>
        <w:pStyle w:val="2"/>
      </w:pPr>
      <w:bookmarkStart w:id="189" w:name="_Toc50015746"/>
      <w:r>
        <w:t>7</w:t>
      </w:r>
      <w:r>
        <w:rPr>
          <w:rFonts w:hint="eastAsia"/>
        </w:rPr>
        <w:t>.</w:t>
      </w:r>
      <w:r>
        <w:t>1</w:t>
      </w:r>
      <w:r>
        <w:rPr>
          <w:rFonts w:hint="eastAsia"/>
        </w:rPr>
        <w:t>安全政策</w:t>
      </w:r>
      <w:bookmarkEnd w:id="189"/>
    </w:p>
    <w:p w14:paraId="646A4979" w14:textId="77777777" w:rsidR="00C76117" w:rsidRPr="00B412D6" w:rsidRDefault="00C76117" w:rsidP="00C76117">
      <w:pPr>
        <w:ind w:firstLine="420"/>
      </w:pPr>
      <w:r w:rsidRPr="00B412D6">
        <w:t>智慧城市的</w:t>
      </w:r>
      <w:proofErr w:type="gramStart"/>
      <w:r w:rsidRPr="00B412D6">
        <w:t>安全发展</w:t>
      </w:r>
      <w:proofErr w:type="gramEnd"/>
      <w:r w:rsidRPr="00B412D6">
        <w:t>是国际社会关注的热点问题，目前世界主要国家已颁布相关法规和政策文件来推动智慧城市的安全建设。</w:t>
      </w:r>
    </w:p>
    <w:p w14:paraId="58E61588" w14:textId="77777777" w:rsidR="00BB7EA2" w:rsidRDefault="00C76117" w:rsidP="00C76117">
      <w:pPr>
        <w:ind w:firstLine="420"/>
      </w:pPr>
      <w:r>
        <w:t>美国重点关注智慧城市带来的安全和隐私问题，2015 年发布《白宫智慧城市行动倡议》，指出在智慧城市建设过程中要充分利用联邦政府在网络安全等方面已经开展的工作，认为以往在网络安全方面的研究和投资已为智慧城市建设奠定坚实基础，纽约市政府公布了“智慧</w:t>
      </w:r>
      <w:r>
        <w:lastRenderedPageBreak/>
        <w:t>城市实施方案”，统筹智慧城市发展与安全；</w:t>
      </w:r>
    </w:p>
    <w:p w14:paraId="5C91A07D" w14:textId="372671BC" w:rsidR="00C76117" w:rsidRDefault="00C76117" w:rsidP="00C76117">
      <w:pPr>
        <w:ind w:firstLine="420"/>
      </w:pPr>
      <w:r>
        <w:t>欧盟提出“智慧城市与社区欧洲创新伙伴行动”，由牵头政府部门主导智慧城市的发展和安全，倡导在 ICT 技术支持下建设可持续、安全互通的综合交通和物流运输系统；</w:t>
      </w:r>
    </w:p>
    <w:p w14:paraId="59C6CD13" w14:textId="77777777" w:rsidR="00C76117" w:rsidRDefault="00C76117" w:rsidP="00C76117">
      <w:pPr>
        <w:ind w:firstLine="420"/>
      </w:pPr>
      <w:r>
        <w:t>英国在智慧城市建设中重点关注信息安全，2013 年发布《智慧伦敦计划》，提出数据开放等七大发展方向，另外，伦敦政府联合其他机构建立安全机构，为公共机构、企业等应对智慧城市网络威胁提供建议和保护；</w:t>
      </w:r>
    </w:p>
    <w:p w14:paraId="3AB640CC" w14:textId="3EF13997" w:rsidR="00C76117" w:rsidRDefault="00C76117" w:rsidP="00C76117">
      <w:pPr>
        <w:ind w:firstLine="420"/>
      </w:pPr>
      <w:r>
        <w:t>新加坡政府在智慧城市建设中强化重要数据的保护，提出了“智慧国2025”计划，由政府统筹构建“智慧国平台”，通过全国数据的连接、收集和分析，提供优质的公共服务。在这一过程中，新加坡政府重视重要数据的保护，对比较重要的传感器数据进行匿名化保护和管理，并只在一定程度上进行适当的分享。</w:t>
      </w:r>
    </w:p>
    <w:p w14:paraId="7CE0A55A" w14:textId="77777777" w:rsidR="00C76117" w:rsidRPr="005D0719" w:rsidRDefault="00C76117" w:rsidP="00C76117">
      <w:pPr>
        <w:ind w:firstLine="420"/>
      </w:pPr>
      <w:r>
        <w:t>2014 年 8 月 27 日，国家发展改革委、工业和信息化部等八部委联合印发了《关于促进智慧城市健康发展的指导意见》，这是我国首部全面系统提升智慧城市安全的政策，确定了智慧城市建设“可管可控，确保安全”的基本原则，提出要落实国家信息安全等级保护制度，强化网络和信息安全管理，落实责任机制，健全网络和信息安全标准体系，加大依法管理网络和保护个人信息的力度，加强要害信息系统和信息基础设施安全保障，确保安全可控。</w:t>
      </w:r>
    </w:p>
    <w:p w14:paraId="51346654" w14:textId="77777777" w:rsidR="00C76117" w:rsidRDefault="00C76117" w:rsidP="00C76117">
      <w:pPr>
        <w:ind w:firstLine="420"/>
      </w:pPr>
      <w:r>
        <w:t>2015 年 8 月 26 日，</w:t>
      </w:r>
      <w:proofErr w:type="gramStart"/>
      <w:r>
        <w:t>公安部会同中央网信办</w:t>
      </w:r>
      <w:proofErr w:type="gramEnd"/>
      <w:r>
        <w:t>、</w:t>
      </w:r>
      <w:proofErr w:type="gramStart"/>
      <w:r>
        <w:t>国家发改委</w:t>
      </w:r>
      <w:proofErr w:type="gramEnd"/>
      <w:r>
        <w:t>、工信部共同制定出台了《关于加强智慧城市网络安全管理工作的若干意见》，以促进智慧城市建设安全、健康、有序发展。</w:t>
      </w:r>
    </w:p>
    <w:p w14:paraId="4E124065" w14:textId="5A71F485" w:rsidR="00C76117" w:rsidRDefault="00C76117" w:rsidP="00C04200">
      <w:pPr>
        <w:ind w:firstLine="420"/>
      </w:pPr>
      <w:r>
        <w:t>2018年 1 月 7 日，中办、国办印发了《关于推进城市安全发展的意见》，以积极推广先进安全技术、提高安全监测和防控能力。</w:t>
      </w:r>
    </w:p>
    <w:p w14:paraId="2D3D399C" w14:textId="77777777" w:rsidR="00C76117" w:rsidRPr="00CA734E" w:rsidRDefault="00C76117" w:rsidP="00C76117">
      <w:pPr>
        <w:ind w:firstLine="420"/>
      </w:pPr>
      <w:r>
        <w:t>目前智慧城市安全领域相关的法律法规制度和政策等方面尚不健全，需要进一步明确和完善智慧城市网络和信息安全的制度和政策，推动智慧城市信息安全和网络安全建设。</w:t>
      </w:r>
    </w:p>
    <w:p w14:paraId="20D7E420" w14:textId="77777777" w:rsidR="00C76117" w:rsidRDefault="00C76117" w:rsidP="00C76117">
      <w:pPr>
        <w:pStyle w:val="2"/>
      </w:pPr>
      <w:bookmarkStart w:id="190" w:name="_Toc50015747"/>
      <w:r>
        <w:t>7</w:t>
      </w:r>
      <w:r>
        <w:rPr>
          <w:rFonts w:hint="eastAsia"/>
        </w:rPr>
        <w:t>.</w:t>
      </w:r>
      <w:r>
        <w:t>2</w:t>
      </w:r>
      <w:r>
        <w:rPr>
          <w:rFonts w:hint="eastAsia"/>
        </w:rPr>
        <w:t>安全标准</w:t>
      </w:r>
      <w:bookmarkEnd w:id="190"/>
    </w:p>
    <w:p w14:paraId="155759EC" w14:textId="77777777" w:rsidR="00C76117" w:rsidRDefault="00C76117" w:rsidP="00C76117">
      <w:pPr>
        <w:ind w:firstLine="420"/>
      </w:pPr>
      <w:r>
        <w:t>目前，智慧城市安全国际标准化工</w:t>
      </w:r>
      <w:proofErr w:type="gramStart"/>
      <w:r>
        <w:t>作主</w:t>
      </w:r>
      <w:proofErr w:type="gramEnd"/>
      <w:r>
        <w:t>要涉及国际标准化组织（ISO）、国际电工委员会（IEC）、国际电信联盟（ITU-T）等。</w:t>
      </w:r>
    </w:p>
    <w:p w14:paraId="53217259" w14:textId="77777777" w:rsidR="00C76117" w:rsidRDefault="00C76117" w:rsidP="00C76117">
      <w:pPr>
        <w:ind w:firstLine="420"/>
      </w:pPr>
      <w:r>
        <w:t>2016年，ITU-T FG SCC（智慧可持续城市焦点组）在智慧城市安全方面发布了研究报告《智慧可持续城市网际安全、数据保护和弹性》，提出了智慧可持续城市中安全管理、用户认证、关键基础设施保护以及隐私保护等方面的安全保障建议。</w:t>
      </w:r>
    </w:p>
    <w:p w14:paraId="452CA257" w14:textId="77777777" w:rsidR="00C76117" w:rsidRDefault="00C76117" w:rsidP="00C76117">
      <w:pPr>
        <w:ind w:firstLine="420"/>
      </w:pPr>
      <w:r>
        <w:rPr>
          <w:rFonts w:hint="eastAsia"/>
        </w:rPr>
        <w:t>2</w:t>
      </w:r>
      <w:r>
        <w:t>017</w:t>
      </w:r>
      <w:r>
        <w:rPr>
          <w:rFonts w:hint="eastAsia"/>
        </w:rPr>
        <w:t>年，国家发布《公共安全视频监控联网信息安全技术要求》GB</w:t>
      </w:r>
      <w:r>
        <w:t>35114-2017</w:t>
      </w:r>
      <w:r>
        <w:rPr>
          <w:rFonts w:hint="eastAsia"/>
        </w:rPr>
        <w:t>。</w:t>
      </w:r>
    </w:p>
    <w:p w14:paraId="5C5CAD8F" w14:textId="77777777" w:rsidR="00C76117" w:rsidRDefault="00C76117" w:rsidP="00C76117">
      <w:pPr>
        <w:ind w:firstLine="420"/>
      </w:pPr>
      <w:r>
        <w:rPr>
          <w:rFonts w:hint="eastAsia"/>
        </w:rPr>
        <w:t>2</w:t>
      </w:r>
      <w:r>
        <w:t>018</w:t>
      </w:r>
      <w:r>
        <w:rPr>
          <w:rFonts w:hint="eastAsia"/>
        </w:rPr>
        <w:t>年，发布《信息安全技术 网络安全等级保护基本要求》GB</w:t>
      </w:r>
      <w:r>
        <w:t>/</w:t>
      </w:r>
      <w:r>
        <w:rPr>
          <w:rFonts w:hint="eastAsia"/>
        </w:rPr>
        <w:t>T</w:t>
      </w:r>
      <w:r>
        <w:t>22239-2018</w:t>
      </w:r>
      <w:r>
        <w:rPr>
          <w:rFonts w:hint="eastAsia"/>
        </w:rPr>
        <w:t>。</w:t>
      </w:r>
    </w:p>
    <w:p w14:paraId="6A7B2B80" w14:textId="77777777" w:rsidR="00C76117" w:rsidRDefault="00C76117" w:rsidP="00C76117">
      <w:pPr>
        <w:ind w:firstLine="420"/>
      </w:pPr>
      <w:r>
        <w:t>2019 年，ISO 发布了首个智慧城市ICT 领域国际标准：信息技术—智慧城市 ICT 评价指标（ISO/IEC 30146:2019）。该标准从智慧城市 ICT 视角提出了一套适用于全球的综合性评估评价指标，其中信息安全为七大类评价指标之一。</w:t>
      </w:r>
    </w:p>
    <w:p w14:paraId="1240C490" w14:textId="77777777" w:rsidR="00C76117" w:rsidRDefault="00C76117" w:rsidP="00C76117">
      <w:pPr>
        <w:ind w:firstLine="420"/>
      </w:pPr>
      <w:r>
        <w:t>2020年 3 月，国际电信联盟 ITU-T SG17 工作组通过了我国相关单位提交的《智慧城市数字孪生系统安全机制》和《智慧社区安全机制》两个立项。</w:t>
      </w:r>
    </w:p>
    <w:p w14:paraId="72517C8A" w14:textId="2F7CB90C" w:rsidR="00C76117" w:rsidRDefault="00C76117" w:rsidP="00E63508">
      <w:pPr>
        <w:ind w:firstLine="420"/>
      </w:pPr>
      <w:r w:rsidRPr="0046404D">
        <w:t>2020年4月3日，国家标准化管理委员会下达 2020 年第一批推荐性国家标准计划，该计划共包含432项，涵盖各行各业。其中新制定311项，修订121项；有415项为推荐性标准，剩余17项均为指导性技术文件。</w:t>
      </w:r>
    </w:p>
    <w:p w14:paraId="085B5530" w14:textId="2472A6D2" w:rsidR="005F365B" w:rsidRPr="00BC6534" w:rsidRDefault="005F365B" w:rsidP="005F365B">
      <w:pPr>
        <w:pStyle w:val="1"/>
        <w:rPr>
          <w:rFonts w:asciiTheme="minorEastAsia" w:hAnsiTheme="minorEastAsia"/>
        </w:rPr>
      </w:pPr>
      <w:bookmarkStart w:id="191" w:name="_Toc50015748"/>
      <w:r w:rsidRPr="00BC6534">
        <w:rPr>
          <w:rFonts w:asciiTheme="minorEastAsia" w:hAnsiTheme="minorEastAsia"/>
        </w:rPr>
        <w:t>8 智慧城市安全未来展望</w:t>
      </w:r>
      <w:bookmarkEnd w:id="191"/>
    </w:p>
    <w:sectPr w:rsidR="005F365B" w:rsidRPr="00BC65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767AA9" w14:textId="77777777" w:rsidR="0086196B" w:rsidRDefault="0086196B" w:rsidP="004B4C92">
      <w:r>
        <w:separator/>
      </w:r>
    </w:p>
  </w:endnote>
  <w:endnote w:type="continuationSeparator" w:id="0">
    <w:p w14:paraId="60DB975D" w14:textId="77777777" w:rsidR="0086196B" w:rsidRDefault="0086196B" w:rsidP="004B4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9A68E4" w14:textId="77777777" w:rsidR="0086196B" w:rsidRDefault="0086196B" w:rsidP="004B4C92">
      <w:r>
        <w:separator/>
      </w:r>
    </w:p>
  </w:footnote>
  <w:footnote w:type="continuationSeparator" w:id="0">
    <w:p w14:paraId="1F26DEAA" w14:textId="77777777" w:rsidR="0086196B" w:rsidRDefault="0086196B" w:rsidP="004B4C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35pt;height:11.35pt" o:bullet="t">
        <v:imagedata r:id="rId1" o:title="mso67C1"/>
      </v:shape>
    </w:pict>
  </w:numPicBullet>
  <w:abstractNum w:abstractNumId="0" w15:restartNumberingAfterBreak="0">
    <w:nsid w:val="0BD76792"/>
    <w:multiLevelType w:val="hybridMultilevel"/>
    <w:tmpl w:val="45C407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4EC677B"/>
    <w:multiLevelType w:val="multilevel"/>
    <w:tmpl w:val="58A04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26586E"/>
    <w:multiLevelType w:val="hybridMultilevel"/>
    <w:tmpl w:val="81CA9574"/>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C505A0"/>
    <w:multiLevelType w:val="multilevel"/>
    <w:tmpl w:val="0F56C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736336"/>
    <w:multiLevelType w:val="hybridMultilevel"/>
    <w:tmpl w:val="A150E130"/>
    <w:lvl w:ilvl="0" w:tplc="A8EC1000">
      <w:start w:val="1"/>
      <w:numFmt w:val="bullet"/>
      <w:lvlText w:val="•"/>
      <w:lvlJc w:val="left"/>
      <w:pPr>
        <w:tabs>
          <w:tab w:val="num" w:pos="720"/>
        </w:tabs>
        <w:ind w:left="720" w:hanging="360"/>
      </w:pPr>
      <w:rPr>
        <w:rFonts w:ascii="Arial" w:hAnsi="Arial" w:hint="default"/>
      </w:rPr>
    </w:lvl>
    <w:lvl w:ilvl="1" w:tplc="106EACB8" w:tentative="1">
      <w:start w:val="1"/>
      <w:numFmt w:val="bullet"/>
      <w:lvlText w:val="•"/>
      <w:lvlJc w:val="left"/>
      <w:pPr>
        <w:tabs>
          <w:tab w:val="num" w:pos="1440"/>
        </w:tabs>
        <w:ind w:left="1440" w:hanging="360"/>
      </w:pPr>
      <w:rPr>
        <w:rFonts w:ascii="Arial" w:hAnsi="Arial" w:hint="default"/>
      </w:rPr>
    </w:lvl>
    <w:lvl w:ilvl="2" w:tplc="B8F876FA" w:tentative="1">
      <w:start w:val="1"/>
      <w:numFmt w:val="bullet"/>
      <w:lvlText w:val="•"/>
      <w:lvlJc w:val="left"/>
      <w:pPr>
        <w:tabs>
          <w:tab w:val="num" w:pos="2160"/>
        </w:tabs>
        <w:ind w:left="2160" w:hanging="360"/>
      </w:pPr>
      <w:rPr>
        <w:rFonts w:ascii="Arial" w:hAnsi="Arial" w:hint="default"/>
      </w:rPr>
    </w:lvl>
    <w:lvl w:ilvl="3" w:tplc="C9C07BAE" w:tentative="1">
      <w:start w:val="1"/>
      <w:numFmt w:val="bullet"/>
      <w:lvlText w:val="•"/>
      <w:lvlJc w:val="left"/>
      <w:pPr>
        <w:tabs>
          <w:tab w:val="num" w:pos="2880"/>
        </w:tabs>
        <w:ind w:left="2880" w:hanging="360"/>
      </w:pPr>
      <w:rPr>
        <w:rFonts w:ascii="Arial" w:hAnsi="Arial" w:hint="default"/>
      </w:rPr>
    </w:lvl>
    <w:lvl w:ilvl="4" w:tplc="203C165E" w:tentative="1">
      <w:start w:val="1"/>
      <w:numFmt w:val="bullet"/>
      <w:lvlText w:val="•"/>
      <w:lvlJc w:val="left"/>
      <w:pPr>
        <w:tabs>
          <w:tab w:val="num" w:pos="3600"/>
        </w:tabs>
        <w:ind w:left="3600" w:hanging="360"/>
      </w:pPr>
      <w:rPr>
        <w:rFonts w:ascii="Arial" w:hAnsi="Arial" w:hint="default"/>
      </w:rPr>
    </w:lvl>
    <w:lvl w:ilvl="5" w:tplc="56428426" w:tentative="1">
      <w:start w:val="1"/>
      <w:numFmt w:val="bullet"/>
      <w:lvlText w:val="•"/>
      <w:lvlJc w:val="left"/>
      <w:pPr>
        <w:tabs>
          <w:tab w:val="num" w:pos="4320"/>
        </w:tabs>
        <w:ind w:left="4320" w:hanging="360"/>
      </w:pPr>
      <w:rPr>
        <w:rFonts w:ascii="Arial" w:hAnsi="Arial" w:hint="default"/>
      </w:rPr>
    </w:lvl>
    <w:lvl w:ilvl="6" w:tplc="46AA4D8C" w:tentative="1">
      <w:start w:val="1"/>
      <w:numFmt w:val="bullet"/>
      <w:lvlText w:val="•"/>
      <w:lvlJc w:val="left"/>
      <w:pPr>
        <w:tabs>
          <w:tab w:val="num" w:pos="5040"/>
        </w:tabs>
        <w:ind w:left="5040" w:hanging="360"/>
      </w:pPr>
      <w:rPr>
        <w:rFonts w:ascii="Arial" w:hAnsi="Arial" w:hint="default"/>
      </w:rPr>
    </w:lvl>
    <w:lvl w:ilvl="7" w:tplc="852E98B8" w:tentative="1">
      <w:start w:val="1"/>
      <w:numFmt w:val="bullet"/>
      <w:lvlText w:val="•"/>
      <w:lvlJc w:val="left"/>
      <w:pPr>
        <w:tabs>
          <w:tab w:val="num" w:pos="5760"/>
        </w:tabs>
        <w:ind w:left="5760" w:hanging="360"/>
      </w:pPr>
      <w:rPr>
        <w:rFonts w:ascii="Arial" w:hAnsi="Arial" w:hint="default"/>
      </w:rPr>
    </w:lvl>
    <w:lvl w:ilvl="8" w:tplc="4E2445F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B366DDC"/>
    <w:multiLevelType w:val="hybridMultilevel"/>
    <w:tmpl w:val="D5E076DC"/>
    <w:lvl w:ilvl="0" w:tplc="5188357E">
      <w:start w:val="1"/>
      <w:numFmt w:val="bullet"/>
      <w:lvlText w:val="•"/>
      <w:lvlJc w:val="left"/>
      <w:pPr>
        <w:tabs>
          <w:tab w:val="num" w:pos="720"/>
        </w:tabs>
        <w:ind w:left="720" w:hanging="360"/>
      </w:pPr>
      <w:rPr>
        <w:rFonts w:ascii="Arial" w:hAnsi="Arial" w:hint="default"/>
      </w:rPr>
    </w:lvl>
    <w:lvl w:ilvl="1" w:tplc="723CD1CE" w:tentative="1">
      <w:start w:val="1"/>
      <w:numFmt w:val="bullet"/>
      <w:lvlText w:val="•"/>
      <w:lvlJc w:val="left"/>
      <w:pPr>
        <w:tabs>
          <w:tab w:val="num" w:pos="1440"/>
        </w:tabs>
        <w:ind w:left="1440" w:hanging="360"/>
      </w:pPr>
      <w:rPr>
        <w:rFonts w:ascii="Arial" w:hAnsi="Arial" w:hint="default"/>
      </w:rPr>
    </w:lvl>
    <w:lvl w:ilvl="2" w:tplc="7DC8CC9C" w:tentative="1">
      <w:start w:val="1"/>
      <w:numFmt w:val="bullet"/>
      <w:lvlText w:val="•"/>
      <w:lvlJc w:val="left"/>
      <w:pPr>
        <w:tabs>
          <w:tab w:val="num" w:pos="2160"/>
        </w:tabs>
        <w:ind w:left="2160" w:hanging="360"/>
      </w:pPr>
      <w:rPr>
        <w:rFonts w:ascii="Arial" w:hAnsi="Arial" w:hint="default"/>
      </w:rPr>
    </w:lvl>
    <w:lvl w:ilvl="3" w:tplc="21B6BD06" w:tentative="1">
      <w:start w:val="1"/>
      <w:numFmt w:val="bullet"/>
      <w:lvlText w:val="•"/>
      <w:lvlJc w:val="left"/>
      <w:pPr>
        <w:tabs>
          <w:tab w:val="num" w:pos="2880"/>
        </w:tabs>
        <w:ind w:left="2880" w:hanging="360"/>
      </w:pPr>
      <w:rPr>
        <w:rFonts w:ascii="Arial" w:hAnsi="Arial" w:hint="default"/>
      </w:rPr>
    </w:lvl>
    <w:lvl w:ilvl="4" w:tplc="21A63982" w:tentative="1">
      <w:start w:val="1"/>
      <w:numFmt w:val="bullet"/>
      <w:lvlText w:val="•"/>
      <w:lvlJc w:val="left"/>
      <w:pPr>
        <w:tabs>
          <w:tab w:val="num" w:pos="3600"/>
        </w:tabs>
        <w:ind w:left="3600" w:hanging="360"/>
      </w:pPr>
      <w:rPr>
        <w:rFonts w:ascii="Arial" w:hAnsi="Arial" w:hint="default"/>
      </w:rPr>
    </w:lvl>
    <w:lvl w:ilvl="5" w:tplc="7E587A32" w:tentative="1">
      <w:start w:val="1"/>
      <w:numFmt w:val="bullet"/>
      <w:lvlText w:val="•"/>
      <w:lvlJc w:val="left"/>
      <w:pPr>
        <w:tabs>
          <w:tab w:val="num" w:pos="4320"/>
        </w:tabs>
        <w:ind w:left="4320" w:hanging="360"/>
      </w:pPr>
      <w:rPr>
        <w:rFonts w:ascii="Arial" w:hAnsi="Arial" w:hint="default"/>
      </w:rPr>
    </w:lvl>
    <w:lvl w:ilvl="6" w:tplc="4AFC0126" w:tentative="1">
      <w:start w:val="1"/>
      <w:numFmt w:val="bullet"/>
      <w:lvlText w:val="•"/>
      <w:lvlJc w:val="left"/>
      <w:pPr>
        <w:tabs>
          <w:tab w:val="num" w:pos="5040"/>
        </w:tabs>
        <w:ind w:left="5040" w:hanging="360"/>
      </w:pPr>
      <w:rPr>
        <w:rFonts w:ascii="Arial" w:hAnsi="Arial" w:hint="default"/>
      </w:rPr>
    </w:lvl>
    <w:lvl w:ilvl="7" w:tplc="64B2964A" w:tentative="1">
      <w:start w:val="1"/>
      <w:numFmt w:val="bullet"/>
      <w:lvlText w:val="•"/>
      <w:lvlJc w:val="left"/>
      <w:pPr>
        <w:tabs>
          <w:tab w:val="num" w:pos="5760"/>
        </w:tabs>
        <w:ind w:left="5760" w:hanging="360"/>
      </w:pPr>
      <w:rPr>
        <w:rFonts w:ascii="Arial" w:hAnsi="Arial" w:hint="default"/>
      </w:rPr>
    </w:lvl>
    <w:lvl w:ilvl="8" w:tplc="FC00436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0F55B87"/>
    <w:multiLevelType w:val="multilevel"/>
    <w:tmpl w:val="1D0CA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40958A0"/>
    <w:multiLevelType w:val="multilevel"/>
    <w:tmpl w:val="76EE0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6A917B6"/>
    <w:multiLevelType w:val="hybridMultilevel"/>
    <w:tmpl w:val="A7E0B8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5FF6F3B"/>
    <w:multiLevelType w:val="hybridMultilevel"/>
    <w:tmpl w:val="0BCCF8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AC760BC"/>
    <w:multiLevelType w:val="hybridMultilevel"/>
    <w:tmpl w:val="AC8E43B4"/>
    <w:lvl w:ilvl="0" w:tplc="B3C293D8">
      <w:start w:val="1"/>
      <w:numFmt w:val="bullet"/>
      <w:lvlText w:val="•"/>
      <w:lvlJc w:val="left"/>
      <w:pPr>
        <w:tabs>
          <w:tab w:val="num" w:pos="720"/>
        </w:tabs>
        <w:ind w:left="720" w:hanging="360"/>
      </w:pPr>
      <w:rPr>
        <w:rFonts w:ascii="Arial" w:hAnsi="Arial" w:hint="default"/>
      </w:rPr>
    </w:lvl>
    <w:lvl w:ilvl="1" w:tplc="549433B2" w:tentative="1">
      <w:start w:val="1"/>
      <w:numFmt w:val="bullet"/>
      <w:lvlText w:val="•"/>
      <w:lvlJc w:val="left"/>
      <w:pPr>
        <w:tabs>
          <w:tab w:val="num" w:pos="1440"/>
        </w:tabs>
        <w:ind w:left="1440" w:hanging="360"/>
      </w:pPr>
      <w:rPr>
        <w:rFonts w:ascii="Arial" w:hAnsi="Arial" w:hint="default"/>
      </w:rPr>
    </w:lvl>
    <w:lvl w:ilvl="2" w:tplc="AE383EB6" w:tentative="1">
      <w:start w:val="1"/>
      <w:numFmt w:val="bullet"/>
      <w:lvlText w:val="•"/>
      <w:lvlJc w:val="left"/>
      <w:pPr>
        <w:tabs>
          <w:tab w:val="num" w:pos="2160"/>
        </w:tabs>
        <w:ind w:left="2160" w:hanging="360"/>
      </w:pPr>
      <w:rPr>
        <w:rFonts w:ascii="Arial" w:hAnsi="Arial" w:hint="default"/>
      </w:rPr>
    </w:lvl>
    <w:lvl w:ilvl="3" w:tplc="4BF8E2C4" w:tentative="1">
      <w:start w:val="1"/>
      <w:numFmt w:val="bullet"/>
      <w:lvlText w:val="•"/>
      <w:lvlJc w:val="left"/>
      <w:pPr>
        <w:tabs>
          <w:tab w:val="num" w:pos="2880"/>
        </w:tabs>
        <w:ind w:left="2880" w:hanging="360"/>
      </w:pPr>
      <w:rPr>
        <w:rFonts w:ascii="Arial" w:hAnsi="Arial" w:hint="default"/>
      </w:rPr>
    </w:lvl>
    <w:lvl w:ilvl="4" w:tplc="1E503490" w:tentative="1">
      <w:start w:val="1"/>
      <w:numFmt w:val="bullet"/>
      <w:lvlText w:val="•"/>
      <w:lvlJc w:val="left"/>
      <w:pPr>
        <w:tabs>
          <w:tab w:val="num" w:pos="3600"/>
        </w:tabs>
        <w:ind w:left="3600" w:hanging="360"/>
      </w:pPr>
      <w:rPr>
        <w:rFonts w:ascii="Arial" w:hAnsi="Arial" w:hint="default"/>
      </w:rPr>
    </w:lvl>
    <w:lvl w:ilvl="5" w:tplc="EE0834A2" w:tentative="1">
      <w:start w:val="1"/>
      <w:numFmt w:val="bullet"/>
      <w:lvlText w:val="•"/>
      <w:lvlJc w:val="left"/>
      <w:pPr>
        <w:tabs>
          <w:tab w:val="num" w:pos="4320"/>
        </w:tabs>
        <w:ind w:left="4320" w:hanging="360"/>
      </w:pPr>
      <w:rPr>
        <w:rFonts w:ascii="Arial" w:hAnsi="Arial" w:hint="default"/>
      </w:rPr>
    </w:lvl>
    <w:lvl w:ilvl="6" w:tplc="89BEEA04" w:tentative="1">
      <w:start w:val="1"/>
      <w:numFmt w:val="bullet"/>
      <w:lvlText w:val="•"/>
      <w:lvlJc w:val="left"/>
      <w:pPr>
        <w:tabs>
          <w:tab w:val="num" w:pos="5040"/>
        </w:tabs>
        <w:ind w:left="5040" w:hanging="360"/>
      </w:pPr>
      <w:rPr>
        <w:rFonts w:ascii="Arial" w:hAnsi="Arial" w:hint="default"/>
      </w:rPr>
    </w:lvl>
    <w:lvl w:ilvl="7" w:tplc="5AD06A6A" w:tentative="1">
      <w:start w:val="1"/>
      <w:numFmt w:val="bullet"/>
      <w:lvlText w:val="•"/>
      <w:lvlJc w:val="left"/>
      <w:pPr>
        <w:tabs>
          <w:tab w:val="num" w:pos="5760"/>
        </w:tabs>
        <w:ind w:left="5760" w:hanging="360"/>
      </w:pPr>
      <w:rPr>
        <w:rFonts w:ascii="Arial" w:hAnsi="Arial" w:hint="default"/>
      </w:rPr>
    </w:lvl>
    <w:lvl w:ilvl="8" w:tplc="CC76771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D6C3A1F"/>
    <w:multiLevelType w:val="multilevel"/>
    <w:tmpl w:val="11AC5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88C0E13"/>
    <w:multiLevelType w:val="hybridMultilevel"/>
    <w:tmpl w:val="32DA63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2B7158A"/>
    <w:multiLevelType w:val="hybridMultilevel"/>
    <w:tmpl w:val="1272219A"/>
    <w:lvl w:ilvl="0" w:tplc="7854BDAA">
      <w:start w:val="1"/>
      <w:numFmt w:val="bullet"/>
      <w:lvlText w:val="•"/>
      <w:lvlJc w:val="left"/>
      <w:pPr>
        <w:tabs>
          <w:tab w:val="num" w:pos="720"/>
        </w:tabs>
        <w:ind w:left="720" w:hanging="360"/>
      </w:pPr>
      <w:rPr>
        <w:rFonts w:ascii="Arial" w:hAnsi="Arial" w:hint="default"/>
      </w:rPr>
    </w:lvl>
    <w:lvl w:ilvl="1" w:tplc="BB24F438" w:tentative="1">
      <w:start w:val="1"/>
      <w:numFmt w:val="bullet"/>
      <w:lvlText w:val="•"/>
      <w:lvlJc w:val="left"/>
      <w:pPr>
        <w:tabs>
          <w:tab w:val="num" w:pos="1440"/>
        </w:tabs>
        <w:ind w:left="1440" w:hanging="360"/>
      </w:pPr>
      <w:rPr>
        <w:rFonts w:ascii="Arial" w:hAnsi="Arial" w:hint="default"/>
      </w:rPr>
    </w:lvl>
    <w:lvl w:ilvl="2" w:tplc="9AFC495E" w:tentative="1">
      <w:start w:val="1"/>
      <w:numFmt w:val="bullet"/>
      <w:lvlText w:val="•"/>
      <w:lvlJc w:val="left"/>
      <w:pPr>
        <w:tabs>
          <w:tab w:val="num" w:pos="2160"/>
        </w:tabs>
        <w:ind w:left="2160" w:hanging="360"/>
      </w:pPr>
      <w:rPr>
        <w:rFonts w:ascii="Arial" w:hAnsi="Arial" w:hint="default"/>
      </w:rPr>
    </w:lvl>
    <w:lvl w:ilvl="3" w:tplc="11B8128A" w:tentative="1">
      <w:start w:val="1"/>
      <w:numFmt w:val="bullet"/>
      <w:lvlText w:val="•"/>
      <w:lvlJc w:val="left"/>
      <w:pPr>
        <w:tabs>
          <w:tab w:val="num" w:pos="2880"/>
        </w:tabs>
        <w:ind w:left="2880" w:hanging="360"/>
      </w:pPr>
      <w:rPr>
        <w:rFonts w:ascii="Arial" w:hAnsi="Arial" w:hint="default"/>
      </w:rPr>
    </w:lvl>
    <w:lvl w:ilvl="4" w:tplc="B5ACFFC8" w:tentative="1">
      <w:start w:val="1"/>
      <w:numFmt w:val="bullet"/>
      <w:lvlText w:val="•"/>
      <w:lvlJc w:val="left"/>
      <w:pPr>
        <w:tabs>
          <w:tab w:val="num" w:pos="3600"/>
        </w:tabs>
        <w:ind w:left="3600" w:hanging="360"/>
      </w:pPr>
      <w:rPr>
        <w:rFonts w:ascii="Arial" w:hAnsi="Arial" w:hint="default"/>
      </w:rPr>
    </w:lvl>
    <w:lvl w:ilvl="5" w:tplc="3176F34C" w:tentative="1">
      <w:start w:val="1"/>
      <w:numFmt w:val="bullet"/>
      <w:lvlText w:val="•"/>
      <w:lvlJc w:val="left"/>
      <w:pPr>
        <w:tabs>
          <w:tab w:val="num" w:pos="4320"/>
        </w:tabs>
        <w:ind w:left="4320" w:hanging="360"/>
      </w:pPr>
      <w:rPr>
        <w:rFonts w:ascii="Arial" w:hAnsi="Arial" w:hint="default"/>
      </w:rPr>
    </w:lvl>
    <w:lvl w:ilvl="6" w:tplc="333A9348" w:tentative="1">
      <w:start w:val="1"/>
      <w:numFmt w:val="bullet"/>
      <w:lvlText w:val="•"/>
      <w:lvlJc w:val="left"/>
      <w:pPr>
        <w:tabs>
          <w:tab w:val="num" w:pos="5040"/>
        </w:tabs>
        <w:ind w:left="5040" w:hanging="360"/>
      </w:pPr>
      <w:rPr>
        <w:rFonts w:ascii="Arial" w:hAnsi="Arial" w:hint="default"/>
      </w:rPr>
    </w:lvl>
    <w:lvl w:ilvl="7" w:tplc="AF725272" w:tentative="1">
      <w:start w:val="1"/>
      <w:numFmt w:val="bullet"/>
      <w:lvlText w:val="•"/>
      <w:lvlJc w:val="left"/>
      <w:pPr>
        <w:tabs>
          <w:tab w:val="num" w:pos="5760"/>
        </w:tabs>
        <w:ind w:left="5760" w:hanging="360"/>
      </w:pPr>
      <w:rPr>
        <w:rFonts w:ascii="Arial" w:hAnsi="Arial" w:hint="default"/>
      </w:rPr>
    </w:lvl>
    <w:lvl w:ilvl="8" w:tplc="36C0C5A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6BF5F65"/>
    <w:multiLevelType w:val="hybridMultilevel"/>
    <w:tmpl w:val="E9EEE9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A18358C"/>
    <w:multiLevelType w:val="hybridMultilevel"/>
    <w:tmpl w:val="D70443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5"/>
  </w:num>
  <w:num w:numId="3">
    <w:abstractNumId w:val="10"/>
  </w:num>
  <w:num w:numId="4">
    <w:abstractNumId w:val="13"/>
  </w:num>
  <w:num w:numId="5">
    <w:abstractNumId w:val="15"/>
  </w:num>
  <w:num w:numId="6">
    <w:abstractNumId w:val="14"/>
  </w:num>
  <w:num w:numId="7">
    <w:abstractNumId w:val="1"/>
  </w:num>
  <w:num w:numId="8">
    <w:abstractNumId w:val="11"/>
  </w:num>
  <w:num w:numId="9">
    <w:abstractNumId w:val="7"/>
  </w:num>
  <w:num w:numId="10">
    <w:abstractNumId w:val="3"/>
  </w:num>
  <w:num w:numId="11">
    <w:abstractNumId w:val="6"/>
  </w:num>
  <w:num w:numId="12">
    <w:abstractNumId w:val="0"/>
  </w:num>
  <w:num w:numId="13">
    <w:abstractNumId w:val="9"/>
  </w:num>
  <w:num w:numId="14">
    <w:abstractNumId w:val="2"/>
  </w:num>
  <w:num w:numId="15">
    <w:abstractNumId w:val="8"/>
  </w:num>
  <w:num w:numId="16">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李 子晔">
    <w15:presenceInfo w15:providerId="Windows Live" w15:userId="44bf455f5c5949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9"/>
  <w:doNotDisplayPageBoundaries/>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65B"/>
    <w:rsid w:val="00001FD2"/>
    <w:rsid w:val="000020D6"/>
    <w:rsid w:val="00004312"/>
    <w:rsid w:val="00006A5C"/>
    <w:rsid w:val="0000710C"/>
    <w:rsid w:val="00020B7D"/>
    <w:rsid w:val="00020DB2"/>
    <w:rsid w:val="00033684"/>
    <w:rsid w:val="00043E1B"/>
    <w:rsid w:val="00047602"/>
    <w:rsid w:val="00055E4F"/>
    <w:rsid w:val="000672BB"/>
    <w:rsid w:val="000760EB"/>
    <w:rsid w:val="00081AD3"/>
    <w:rsid w:val="000867DC"/>
    <w:rsid w:val="00097E7D"/>
    <w:rsid w:val="000A0DAC"/>
    <w:rsid w:val="000A2125"/>
    <w:rsid w:val="000A4EA0"/>
    <w:rsid w:val="000B3877"/>
    <w:rsid w:val="000C1C6B"/>
    <w:rsid w:val="000C21AA"/>
    <w:rsid w:val="000D08D2"/>
    <w:rsid w:val="000D16B5"/>
    <w:rsid w:val="000D4999"/>
    <w:rsid w:val="000D5F7B"/>
    <w:rsid w:val="000E5E9B"/>
    <w:rsid w:val="000F19BD"/>
    <w:rsid w:val="000F1E14"/>
    <w:rsid w:val="000F236A"/>
    <w:rsid w:val="000F45B6"/>
    <w:rsid w:val="000F4E8F"/>
    <w:rsid w:val="001039BE"/>
    <w:rsid w:val="0010424A"/>
    <w:rsid w:val="00104EBF"/>
    <w:rsid w:val="00110136"/>
    <w:rsid w:val="001124D0"/>
    <w:rsid w:val="001254FC"/>
    <w:rsid w:val="001276D6"/>
    <w:rsid w:val="00131E82"/>
    <w:rsid w:val="001428B3"/>
    <w:rsid w:val="001428C8"/>
    <w:rsid w:val="00144066"/>
    <w:rsid w:val="00152326"/>
    <w:rsid w:val="00155246"/>
    <w:rsid w:val="0015605F"/>
    <w:rsid w:val="001860C2"/>
    <w:rsid w:val="00196E0D"/>
    <w:rsid w:val="001A2F98"/>
    <w:rsid w:val="001B1071"/>
    <w:rsid w:val="001B40BA"/>
    <w:rsid w:val="001B52FC"/>
    <w:rsid w:val="001B6576"/>
    <w:rsid w:val="001C3252"/>
    <w:rsid w:val="001D0E46"/>
    <w:rsid w:val="001E6C6E"/>
    <w:rsid w:val="001E756B"/>
    <w:rsid w:val="001F1FB2"/>
    <w:rsid w:val="001F784A"/>
    <w:rsid w:val="0021441A"/>
    <w:rsid w:val="002209DF"/>
    <w:rsid w:val="00230AE6"/>
    <w:rsid w:val="00231C4F"/>
    <w:rsid w:val="00232541"/>
    <w:rsid w:val="00242127"/>
    <w:rsid w:val="002443D7"/>
    <w:rsid w:val="002567E4"/>
    <w:rsid w:val="0026281B"/>
    <w:rsid w:val="00262A03"/>
    <w:rsid w:val="00273C2F"/>
    <w:rsid w:val="002840E6"/>
    <w:rsid w:val="00284480"/>
    <w:rsid w:val="002930E0"/>
    <w:rsid w:val="002963CD"/>
    <w:rsid w:val="002967D5"/>
    <w:rsid w:val="002A4893"/>
    <w:rsid w:val="002B0B97"/>
    <w:rsid w:val="002B1785"/>
    <w:rsid w:val="002B6A57"/>
    <w:rsid w:val="002C2427"/>
    <w:rsid w:val="002C5367"/>
    <w:rsid w:val="002E3536"/>
    <w:rsid w:val="002E3DA7"/>
    <w:rsid w:val="002E47DD"/>
    <w:rsid w:val="002F77CB"/>
    <w:rsid w:val="00313051"/>
    <w:rsid w:val="0032034B"/>
    <w:rsid w:val="00327B70"/>
    <w:rsid w:val="00334095"/>
    <w:rsid w:val="003377C3"/>
    <w:rsid w:val="00346358"/>
    <w:rsid w:val="00350354"/>
    <w:rsid w:val="00350FEB"/>
    <w:rsid w:val="0035399A"/>
    <w:rsid w:val="00353FEA"/>
    <w:rsid w:val="00354CBE"/>
    <w:rsid w:val="0036370B"/>
    <w:rsid w:val="00381FAC"/>
    <w:rsid w:val="003826F0"/>
    <w:rsid w:val="003828F2"/>
    <w:rsid w:val="00387530"/>
    <w:rsid w:val="0039723E"/>
    <w:rsid w:val="003B3E15"/>
    <w:rsid w:val="003B5540"/>
    <w:rsid w:val="003C004C"/>
    <w:rsid w:val="003C4A14"/>
    <w:rsid w:val="003C7216"/>
    <w:rsid w:val="003D6F4B"/>
    <w:rsid w:val="003D74A9"/>
    <w:rsid w:val="003D7E02"/>
    <w:rsid w:val="003E1A90"/>
    <w:rsid w:val="003F280E"/>
    <w:rsid w:val="0040170A"/>
    <w:rsid w:val="004143EB"/>
    <w:rsid w:val="00415FF6"/>
    <w:rsid w:val="00416AEE"/>
    <w:rsid w:val="004337B8"/>
    <w:rsid w:val="0043453E"/>
    <w:rsid w:val="00437046"/>
    <w:rsid w:val="00440E1E"/>
    <w:rsid w:val="00441D9E"/>
    <w:rsid w:val="004439EE"/>
    <w:rsid w:val="00444092"/>
    <w:rsid w:val="004447FF"/>
    <w:rsid w:val="00453DD1"/>
    <w:rsid w:val="004546EB"/>
    <w:rsid w:val="004616E7"/>
    <w:rsid w:val="0047341C"/>
    <w:rsid w:val="00481311"/>
    <w:rsid w:val="00487BEA"/>
    <w:rsid w:val="00487BFE"/>
    <w:rsid w:val="00496C1E"/>
    <w:rsid w:val="004A1748"/>
    <w:rsid w:val="004B4C92"/>
    <w:rsid w:val="004B6E56"/>
    <w:rsid w:val="004B7A98"/>
    <w:rsid w:val="004C2D00"/>
    <w:rsid w:val="004C6B42"/>
    <w:rsid w:val="004D38EC"/>
    <w:rsid w:val="004D6A96"/>
    <w:rsid w:val="004D76D0"/>
    <w:rsid w:val="004E4A5B"/>
    <w:rsid w:val="004F4538"/>
    <w:rsid w:val="00506760"/>
    <w:rsid w:val="0050774D"/>
    <w:rsid w:val="0050780A"/>
    <w:rsid w:val="00511C97"/>
    <w:rsid w:val="00513374"/>
    <w:rsid w:val="005175B8"/>
    <w:rsid w:val="00523388"/>
    <w:rsid w:val="005240F9"/>
    <w:rsid w:val="00525E66"/>
    <w:rsid w:val="00532743"/>
    <w:rsid w:val="005333AA"/>
    <w:rsid w:val="00540382"/>
    <w:rsid w:val="005447E2"/>
    <w:rsid w:val="00554CA7"/>
    <w:rsid w:val="00565B41"/>
    <w:rsid w:val="005676A8"/>
    <w:rsid w:val="00577E85"/>
    <w:rsid w:val="00584576"/>
    <w:rsid w:val="00596407"/>
    <w:rsid w:val="005A0305"/>
    <w:rsid w:val="005A6C7B"/>
    <w:rsid w:val="005B707F"/>
    <w:rsid w:val="005C0A2F"/>
    <w:rsid w:val="005C3BB8"/>
    <w:rsid w:val="005C510D"/>
    <w:rsid w:val="005D524A"/>
    <w:rsid w:val="005D6456"/>
    <w:rsid w:val="005F365B"/>
    <w:rsid w:val="005F3D6C"/>
    <w:rsid w:val="005F4877"/>
    <w:rsid w:val="006049A6"/>
    <w:rsid w:val="00613647"/>
    <w:rsid w:val="00620731"/>
    <w:rsid w:val="00625A60"/>
    <w:rsid w:val="006269D1"/>
    <w:rsid w:val="0062763D"/>
    <w:rsid w:val="006342F7"/>
    <w:rsid w:val="0063459F"/>
    <w:rsid w:val="00636B31"/>
    <w:rsid w:val="00641508"/>
    <w:rsid w:val="00653EDA"/>
    <w:rsid w:val="00655C61"/>
    <w:rsid w:val="00655E2F"/>
    <w:rsid w:val="006657C3"/>
    <w:rsid w:val="00683F96"/>
    <w:rsid w:val="00684BE2"/>
    <w:rsid w:val="00691D9F"/>
    <w:rsid w:val="0069215B"/>
    <w:rsid w:val="00694FFC"/>
    <w:rsid w:val="00695B84"/>
    <w:rsid w:val="00697F42"/>
    <w:rsid w:val="006A4BFD"/>
    <w:rsid w:val="006B0D6E"/>
    <w:rsid w:val="006B1171"/>
    <w:rsid w:val="006B2B37"/>
    <w:rsid w:val="006B2D8E"/>
    <w:rsid w:val="006D0002"/>
    <w:rsid w:val="006D0A9F"/>
    <w:rsid w:val="006D7A6B"/>
    <w:rsid w:val="006E0512"/>
    <w:rsid w:val="006E485E"/>
    <w:rsid w:val="006F2199"/>
    <w:rsid w:val="006F3222"/>
    <w:rsid w:val="006F7C14"/>
    <w:rsid w:val="00702C75"/>
    <w:rsid w:val="00705AD3"/>
    <w:rsid w:val="00711CF3"/>
    <w:rsid w:val="0072372E"/>
    <w:rsid w:val="00725513"/>
    <w:rsid w:val="007302C4"/>
    <w:rsid w:val="00731185"/>
    <w:rsid w:val="0073341C"/>
    <w:rsid w:val="007336BB"/>
    <w:rsid w:val="0073389C"/>
    <w:rsid w:val="007379FF"/>
    <w:rsid w:val="00742324"/>
    <w:rsid w:val="00742BA5"/>
    <w:rsid w:val="00742D42"/>
    <w:rsid w:val="00744560"/>
    <w:rsid w:val="00745E72"/>
    <w:rsid w:val="00745FE4"/>
    <w:rsid w:val="00754827"/>
    <w:rsid w:val="00756E35"/>
    <w:rsid w:val="00763C12"/>
    <w:rsid w:val="00765C09"/>
    <w:rsid w:val="0077000F"/>
    <w:rsid w:val="00770A8C"/>
    <w:rsid w:val="007735E5"/>
    <w:rsid w:val="007846EB"/>
    <w:rsid w:val="00792305"/>
    <w:rsid w:val="00797836"/>
    <w:rsid w:val="007A1CFF"/>
    <w:rsid w:val="007A6EAD"/>
    <w:rsid w:val="007B2D00"/>
    <w:rsid w:val="007B5552"/>
    <w:rsid w:val="007D0190"/>
    <w:rsid w:val="007D5367"/>
    <w:rsid w:val="007D7959"/>
    <w:rsid w:val="00805F02"/>
    <w:rsid w:val="008111BB"/>
    <w:rsid w:val="00812B7A"/>
    <w:rsid w:val="0082103E"/>
    <w:rsid w:val="00842E1D"/>
    <w:rsid w:val="00846922"/>
    <w:rsid w:val="00857C02"/>
    <w:rsid w:val="0086196B"/>
    <w:rsid w:val="0086425A"/>
    <w:rsid w:val="008723DB"/>
    <w:rsid w:val="008730E6"/>
    <w:rsid w:val="00874CA2"/>
    <w:rsid w:val="008A1FD9"/>
    <w:rsid w:val="008A5833"/>
    <w:rsid w:val="008A6540"/>
    <w:rsid w:val="008A6832"/>
    <w:rsid w:val="008B5F8E"/>
    <w:rsid w:val="008C3D33"/>
    <w:rsid w:val="008D6D21"/>
    <w:rsid w:val="008D72E1"/>
    <w:rsid w:val="008E1A62"/>
    <w:rsid w:val="008E3A2E"/>
    <w:rsid w:val="008E71A5"/>
    <w:rsid w:val="008F2BF0"/>
    <w:rsid w:val="00907907"/>
    <w:rsid w:val="00913132"/>
    <w:rsid w:val="009171E9"/>
    <w:rsid w:val="009241F3"/>
    <w:rsid w:val="0093776E"/>
    <w:rsid w:val="00941D79"/>
    <w:rsid w:val="00944FAA"/>
    <w:rsid w:val="00957390"/>
    <w:rsid w:val="00962238"/>
    <w:rsid w:val="0096364C"/>
    <w:rsid w:val="00975C84"/>
    <w:rsid w:val="009771C7"/>
    <w:rsid w:val="00983D81"/>
    <w:rsid w:val="009962D7"/>
    <w:rsid w:val="00996553"/>
    <w:rsid w:val="009A5A2D"/>
    <w:rsid w:val="009A7139"/>
    <w:rsid w:val="009B0EAB"/>
    <w:rsid w:val="009B681E"/>
    <w:rsid w:val="009C11E1"/>
    <w:rsid w:val="009D280B"/>
    <w:rsid w:val="009D555C"/>
    <w:rsid w:val="009F06FD"/>
    <w:rsid w:val="009F2DA2"/>
    <w:rsid w:val="00A04FE8"/>
    <w:rsid w:val="00A05B4A"/>
    <w:rsid w:val="00A068AA"/>
    <w:rsid w:val="00A0744A"/>
    <w:rsid w:val="00A155C0"/>
    <w:rsid w:val="00A264EE"/>
    <w:rsid w:val="00A30B05"/>
    <w:rsid w:val="00A37837"/>
    <w:rsid w:val="00A44CDF"/>
    <w:rsid w:val="00A52266"/>
    <w:rsid w:val="00A605AF"/>
    <w:rsid w:val="00A60B2A"/>
    <w:rsid w:val="00A630B8"/>
    <w:rsid w:val="00A67EEA"/>
    <w:rsid w:val="00A85280"/>
    <w:rsid w:val="00A9497C"/>
    <w:rsid w:val="00AA16CE"/>
    <w:rsid w:val="00AA1CED"/>
    <w:rsid w:val="00AA27E8"/>
    <w:rsid w:val="00AA6D19"/>
    <w:rsid w:val="00AB74FB"/>
    <w:rsid w:val="00AE4D4D"/>
    <w:rsid w:val="00AE54FA"/>
    <w:rsid w:val="00AF311B"/>
    <w:rsid w:val="00AF5F70"/>
    <w:rsid w:val="00B04C73"/>
    <w:rsid w:val="00B102AD"/>
    <w:rsid w:val="00B141C4"/>
    <w:rsid w:val="00B2762C"/>
    <w:rsid w:val="00B3456E"/>
    <w:rsid w:val="00B4117F"/>
    <w:rsid w:val="00B41BC3"/>
    <w:rsid w:val="00B42939"/>
    <w:rsid w:val="00B5199A"/>
    <w:rsid w:val="00B52E40"/>
    <w:rsid w:val="00B56C1F"/>
    <w:rsid w:val="00B72D49"/>
    <w:rsid w:val="00B8131A"/>
    <w:rsid w:val="00B8159A"/>
    <w:rsid w:val="00B84146"/>
    <w:rsid w:val="00B84CD5"/>
    <w:rsid w:val="00B85B3C"/>
    <w:rsid w:val="00B90DCC"/>
    <w:rsid w:val="00B92D49"/>
    <w:rsid w:val="00B93B7F"/>
    <w:rsid w:val="00BA4B8F"/>
    <w:rsid w:val="00BB0E77"/>
    <w:rsid w:val="00BB619C"/>
    <w:rsid w:val="00BB7EA2"/>
    <w:rsid w:val="00BB7FA7"/>
    <w:rsid w:val="00BC6332"/>
    <w:rsid w:val="00BC6534"/>
    <w:rsid w:val="00BD6BF5"/>
    <w:rsid w:val="00BE0F38"/>
    <w:rsid w:val="00BE2330"/>
    <w:rsid w:val="00BE3BC2"/>
    <w:rsid w:val="00BF0156"/>
    <w:rsid w:val="00BF33AA"/>
    <w:rsid w:val="00C004A7"/>
    <w:rsid w:val="00C04200"/>
    <w:rsid w:val="00C078E2"/>
    <w:rsid w:val="00C112DF"/>
    <w:rsid w:val="00C14443"/>
    <w:rsid w:val="00C15C1A"/>
    <w:rsid w:val="00C20442"/>
    <w:rsid w:val="00C235E5"/>
    <w:rsid w:val="00C3090B"/>
    <w:rsid w:val="00C355E7"/>
    <w:rsid w:val="00C3750E"/>
    <w:rsid w:val="00C43247"/>
    <w:rsid w:val="00C450A9"/>
    <w:rsid w:val="00C46732"/>
    <w:rsid w:val="00C46871"/>
    <w:rsid w:val="00C65A87"/>
    <w:rsid w:val="00C660FC"/>
    <w:rsid w:val="00C67774"/>
    <w:rsid w:val="00C76117"/>
    <w:rsid w:val="00C77E65"/>
    <w:rsid w:val="00C8502D"/>
    <w:rsid w:val="00CA7E2A"/>
    <w:rsid w:val="00CB75EF"/>
    <w:rsid w:val="00CC51F9"/>
    <w:rsid w:val="00CD4E20"/>
    <w:rsid w:val="00CD53A3"/>
    <w:rsid w:val="00CE0768"/>
    <w:rsid w:val="00CE485D"/>
    <w:rsid w:val="00CE5750"/>
    <w:rsid w:val="00CF067A"/>
    <w:rsid w:val="00CF2ACA"/>
    <w:rsid w:val="00CF3931"/>
    <w:rsid w:val="00CF7C39"/>
    <w:rsid w:val="00D051F6"/>
    <w:rsid w:val="00D05EAD"/>
    <w:rsid w:val="00D062C8"/>
    <w:rsid w:val="00D06E62"/>
    <w:rsid w:val="00D06F5D"/>
    <w:rsid w:val="00D31D12"/>
    <w:rsid w:val="00D33D4D"/>
    <w:rsid w:val="00D3763D"/>
    <w:rsid w:val="00D453E0"/>
    <w:rsid w:val="00D45A68"/>
    <w:rsid w:val="00D55406"/>
    <w:rsid w:val="00D60F34"/>
    <w:rsid w:val="00D7142C"/>
    <w:rsid w:val="00D72F6A"/>
    <w:rsid w:val="00D73541"/>
    <w:rsid w:val="00D74961"/>
    <w:rsid w:val="00D777B2"/>
    <w:rsid w:val="00D8338D"/>
    <w:rsid w:val="00D86D3A"/>
    <w:rsid w:val="00D8738C"/>
    <w:rsid w:val="00D92E6A"/>
    <w:rsid w:val="00D9687D"/>
    <w:rsid w:val="00D97FD6"/>
    <w:rsid w:val="00DA6AAC"/>
    <w:rsid w:val="00DB0F1D"/>
    <w:rsid w:val="00DB3E38"/>
    <w:rsid w:val="00DE0F11"/>
    <w:rsid w:val="00DE2F72"/>
    <w:rsid w:val="00DE6197"/>
    <w:rsid w:val="00DF0A57"/>
    <w:rsid w:val="00DF31E4"/>
    <w:rsid w:val="00DF69F0"/>
    <w:rsid w:val="00DF7744"/>
    <w:rsid w:val="00E0100B"/>
    <w:rsid w:val="00E02ABE"/>
    <w:rsid w:val="00E16864"/>
    <w:rsid w:val="00E46B64"/>
    <w:rsid w:val="00E55574"/>
    <w:rsid w:val="00E565A5"/>
    <w:rsid w:val="00E63508"/>
    <w:rsid w:val="00E638E4"/>
    <w:rsid w:val="00E83E46"/>
    <w:rsid w:val="00E86B36"/>
    <w:rsid w:val="00E9146B"/>
    <w:rsid w:val="00E9672B"/>
    <w:rsid w:val="00EA34CA"/>
    <w:rsid w:val="00EA3B15"/>
    <w:rsid w:val="00EA4151"/>
    <w:rsid w:val="00EB0F80"/>
    <w:rsid w:val="00EB2ACC"/>
    <w:rsid w:val="00EB4DAD"/>
    <w:rsid w:val="00EB6B85"/>
    <w:rsid w:val="00EB7252"/>
    <w:rsid w:val="00EC1C7D"/>
    <w:rsid w:val="00EC4E51"/>
    <w:rsid w:val="00EC68F1"/>
    <w:rsid w:val="00ED2F1E"/>
    <w:rsid w:val="00ED47E4"/>
    <w:rsid w:val="00ED5B12"/>
    <w:rsid w:val="00EE4303"/>
    <w:rsid w:val="00EE5D6F"/>
    <w:rsid w:val="00EE6E03"/>
    <w:rsid w:val="00EF0F0E"/>
    <w:rsid w:val="00F24FAB"/>
    <w:rsid w:val="00F315A4"/>
    <w:rsid w:val="00F44486"/>
    <w:rsid w:val="00F50668"/>
    <w:rsid w:val="00F5588B"/>
    <w:rsid w:val="00F617F9"/>
    <w:rsid w:val="00F67D79"/>
    <w:rsid w:val="00F726AA"/>
    <w:rsid w:val="00F742F5"/>
    <w:rsid w:val="00F77238"/>
    <w:rsid w:val="00F92E6A"/>
    <w:rsid w:val="00FA165A"/>
    <w:rsid w:val="00FB01DB"/>
    <w:rsid w:val="00FB3D33"/>
    <w:rsid w:val="00FC59BE"/>
    <w:rsid w:val="00FC676C"/>
    <w:rsid w:val="00FC7454"/>
    <w:rsid w:val="00FD3E0B"/>
    <w:rsid w:val="00FD414F"/>
    <w:rsid w:val="00FD5F0D"/>
    <w:rsid w:val="00FE101A"/>
    <w:rsid w:val="00FE1940"/>
    <w:rsid w:val="00FF12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A0647"/>
  <w15:chartTrackingRefBased/>
  <w15:docId w15:val="{80751D32-DDA9-4C9B-AF74-AFE372626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F365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F365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020D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020D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3763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F365B"/>
    <w:rPr>
      <w:b/>
      <w:bCs/>
      <w:kern w:val="44"/>
      <w:sz w:val="44"/>
      <w:szCs w:val="44"/>
    </w:rPr>
  </w:style>
  <w:style w:type="paragraph" w:styleId="a3">
    <w:name w:val="Title"/>
    <w:basedOn w:val="a"/>
    <w:next w:val="a"/>
    <w:link w:val="a4"/>
    <w:uiPriority w:val="10"/>
    <w:qFormat/>
    <w:rsid w:val="005F365B"/>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5F365B"/>
    <w:rPr>
      <w:rFonts w:asciiTheme="majorHAnsi" w:eastAsiaTheme="majorEastAsia" w:hAnsiTheme="majorHAnsi" w:cstheme="majorBidi"/>
      <w:b/>
      <w:bCs/>
      <w:sz w:val="32"/>
      <w:szCs w:val="32"/>
    </w:rPr>
  </w:style>
  <w:style w:type="character" w:customStyle="1" w:styleId="20">
    <w:name w:val="标题 2 字符"/>
    <w:basedOn w:val="a0"/>
    <w:link w:val="2"/>
    <w:uiPriority w:val="9"/>
    <w:rsid w:val="005F365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020D6"/>
    <w:rPr>
      <w:b/>
      <w:bCs/>
      <w:sz w:val="32"/>
      <w:szCs w:val="32"/>
    </w:rPr>
  </w:style>
  <w:style w:type="character" w:customStyle="1" w:styleId="40">
    <w:name w:val="标题 4 字符"/>
    <w:basedOn w:val="a0"/>
    <w:link w:val="4"/>
    <w:uiPriority w:val="9"/>
    <w:rsid w:val="000020D6"/>
    <w:rPr>
      <w:rFonts w:asciiTheme="majorHAnsi" w:eastAsiaTheme="majorEastAsia" w:hAnsiTheme="majorHAnsi" w:cstheme="majorBidi"/>
      <w:b/>
      <w:bCs/>
      <w:sz w:val="28"/>
      <w:szCs w:val="28"/>
    </w:rPr>
  </w:style>
  <w:style w:type="paragraph" w:styleId="a5">
    <w:name w:val="header"/>
    <w:basedOn w:val="a"/>
    <w:link w:val="a6"/>
    <w:uiPriority w:val="99"/>
    <w:unhideWhenUsed/>
    <w:rsid w:val="004B4C9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B4C92"/>
    <w:rPr>
      <w:sz w:val="18"/>
      <w:szCs w:val="18"/>
    </w:rPr>
  </w:style>
  <w:style w:type="paragraph" w:styleId="a7">
    <w:name w:val="footer"/>
    <w:basedOn w:val="a"/>
    <w:link w:val="a8"/>
    <w:uiPriority w:val="99"/>
    <w:unhideWhenUsed/>
    <w:rsid w:val="004B4C92"/>
    <w:pPr>
      <w:tabs>
        <w:tab w:val="center" w:pos="4153"/>
        <w:tab w:val="right" w:pos="8306"/>
      </w:tabs>
      <w:snapToGrid w:val="0"/>
      <w:jc w:val="left"/>
    </w:pPr>
    <w:rPr>
      <w:sz w:val="18"/>
      <w:szCs w:val="18"/>
    </w:rPr>
  </w:style>
  <w:style w:type="character" w:customStyle="1" w:styleId="a8">
    <w:name w:val="页脚 字符"/>
    <w:basedOn w:val="a0"/>
    <w:link w:val="a7"/>
    <w:uiPriority w:val="99"/>
    <w:rsid w:val="004B4C92"/>
    <w:rPr>
      <w:sz w:val="18"/>
      <w:szCs w:val="18"/>
    </w:rPr>
  </w:style>
  <w:style w:type="paragraph" w:styleId="a9">
    <w:name w:val="Normal (Web)"/>
    <w:basedOn w:val="a"/>
    <w:uiPriority w:val="99"/>
    <w:semiHidden/>
    <w:unhideWhenUsed/>
    <w:rsid w:val="002209DF"/>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DA6AAC"/>
    <w:rPr>
      <w:b/>
      <w:bCs/>
    </w:rPr>
  </w:style>
  <w:style w:type="paragraph" w:styleId="ab">
    <w:name w:val="List Paragraph"/>
    <w:basedOn w:val="a"/>
    <w:uiPriority w:val="34"/>
    <w:qFormat/>
    <w:rsid w:val="00D45A68"/>
    <w:pPr>
      <w:ind w:firstLineChars="200" w:firstLine="420"/>
    </w:pPr>
  </w:style>
  <w:style w:type="character" w:customStyle="1" w:styleId="50">
    <w:name w:val="标题 5 字符"/>
    <w:basedOn w:val="a0"/>
    <w:link w:val="5"/>
    <w:uiPriority w:val="9"/>
    <w:rsid w:val="00D3763D"/>
    <w:rPr>
      <w:b/>
      <w:bCs/>
      <w:sz w:val="28"/>
      <w:szCs w:val="28"/>
    </w:rPr>
  </w:style>
  <w:style w:type="paragraph" w:styleId="TOC">
    <w:name w:val="TOC Heading"/>
    <w:basedOn w:val="1"/>
    <w:next w:val="a"/>
    <w:uiPriority w:val="39"/>
    <w:unhideWhenUsed/>
    <w:qFormat/>
    <w:rsid w:val="0099655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996553"/>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996553"/>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996553"/>
    <w:pPr>
      <w:widowControl/>
      <w:spacing w:after="100" w:line="259" w:lineRule="auto"/>
      <w:ind w:left="440"/>
      <w:jc w:val="left"/>
    </w:pPr>
    <w:rPr>
      <w:rFonts w:cs="Times New Roman"/>
      <w:kern w:val="0"/>
      <w:sz w:val="22"/>
    </w:rPr>
  </w:style>
  <w:style w:type="character" w:styleId="ac">
    <w:name w:val="Hyperlink"/>
    <w:basedOn w:val="a0"/>
    <w:uiPriority w:val="99"/>
    <w:unhideWhenUsed/>
    <w:rsid w:val="00913132"/>
    <w:rPr>
      <w:color w:val="0563C1" w:themeColor="hyperlink"/>
      <w:u w:val="single"/>
    </w:rPr>
  </w:style>
  <w:style w:type="paragraph" w:customStyle="1" w:styleId="md-end-block">
    <w:name w:val="md-end-block"/>
    <w:basedOn w:val="a"/>
    <w:rsid w:val="006B0D6E"/>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6B0D6E"/>
  </w:style>
  <w:style w:type="character" w:styleId="ad">
    <w:name w:val="annotation reference"/>
    <w:basedOn w:val="a0"/>
    <w:uiPriority w:val="99"/>
    <w:semiHidden/>
    <w:unhideWhenUsed/>
    <w:rsid w:val="00ED2F1E"/>
    <w:rPr>
      <w:sz w:val="21"/>
      <w:szCs w:val="21"/>
    </w:rPr>
  </w:style>
  <w:style w:type="paragraph" w:styleId="ae">
    <w:name w:val="annotation text"/>
    <w:basedOn w:val="a"/>
    <w:link w:val="af"/>
    <w:uiPriority w:val="99"/>
    <w:semiHidden/>
    <w:unhideWhenUsed/>
    <w:rsid w:val="00ED2F1E"/>
    <w:pPr>
      <w:jc w:val="left"/>
    </w:pPr>
  </w:style>
  <w:style w:type="character" w:customStyle="1" w:styleId="af">
    <w:name w:val="批注文字 字符"/>
    <w:basedOn w:val="a0"/>
    <w:link w:val="ae"/>
    <w:uiPriority w:val="99"/>
    <w:semiHidden/>
    <w:rsid w:val="00ED2F1E"/>
  </w:style>
  <w:style w:type="paragraph" w:styleId="af0">
    <w:name w:val="annotation subject"/>
    <w:basedOn w:val="ae"/>
    <w:next w:val="ae"/>
    <w:link w:val="af1"/>
    <w:uiPriority w:val="99"/>
    <w:semiHidden/>
    <w:unhideWhenUsed/>
    <w:rsid w:val="00ED2F1E"/>
    <w:rPr>
      <w:b/>
      <w:bCs/>
    </w:rPr>
  </w:style>
  <w:style w:type="character" w:customStyle="1" w:styleId="af1">
    <w:name w:val="批注主题 字符"/>
    <w:basedOn w:val="af"/>
    <w:link w:val="af0"/>
    <w:uiPriority w:val="99"/>
    <w:semiHidden/>
    <w:rsid w:val="00ED2F1E"/>
    <w:rPr>
      <w:b/>
      <w:bCs/>
    </w:rPr>
  </w:style>
  <w:style w:type="paragraph" w:styleId="af2">
    <w:name w:val="Balloon Text"/>
    <w:basedOn w:val="a"/>
    <w:link w:val="af3"/>
    <w:uiPriority w:val="99"/>
    <w:semiHidden/>
    <w:unhideWhenUsed/>
    <w:rsid w:val="00ED2F1E"/>
    <w:rPr>
      <w:sz w:val="18"/>
      <w:szCs w:val="18"/>
    </w:rPr>
  </w:style>
  <w:style w:type="character" w:customStyle="1" w:styleId="af3">
    <w:name w:val="批注框文本 字符"/>
    <w:basedOn w:val="a0"/>
    <w:link w:val="af2"/>
    <w:uiPriority w:val="99"/>
    <w:semiHidden/>
    <w:rsid w:val="00ED2F1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506038">
      <w:bodyDiv w:val="1"/>
      <w:marLeft w:val="0"/>
      <w:marRight w:val="0"/>
      <w:marTop w:val="0"/>
      <w:marBottom w:val="0"/>
      <w:divBdr>
        <w:top w:val="none" w:sz="0" w:space="0" w:color="auto"/>
        <w:left w:val="none" w:sz="0" w:space="0" w:color="auto"/>
        <w:bottom w:val="none" w:sz="0" w:space="0" w:color="auto"/>
        <w:right w:val="none" w:sz="0" w:space="0" w:color="auto"/>
      </w:divBdr>
    </w:div>
    <w:div w:id="110831076">
      <w:bodyDiv w:val="1"/>
      <w:marLeft w:val="0"/>
      <w:marRight w:val="0"/>
      <w:marTop w:val="0"/>
      <w:marBottom w:val="0"/>
      <w:divBdr>
        <w:top w:val="none" w:sz="0" w:space="0" w:color="auto"/>
        <w:left w:val="none" w:sz="0" w:space="0" w:color="auto"/>
        <w:bottom w:val="none" w:sz="0" w:space="0" w:color="auto"/>
        <w:right w:val="none" w:sz="0" w:space="0" w:color="auto"/>
      </w:divBdr>
    </w:div>
    <w:div w:id="195430800">
      <w:bodyDiv w:val="1"/>
      <w:marLeft w:val="0"/>
      <w:marRight w:val="0"/>
      <w:marTop w:val="0"/>
      <w:marBottom w:val="0"/>
      <w:divBdr>
        <w:top w:val="none" w:sz="0" w:space="0" w:color="auto"/>
        <w:left w:val="none" w:sz="0" w:space="0" w:color="auto"/>
        <w:bottom w:val="none" w:sz="0" w:space="0" w:color="auto"/>
        <w:right w:val="none" w:sz="0" w:space="0" w:color="auto"/>
      </w:divBdr>
    </w:div>
    <w:div w:id="251427945">
      <w:bodyDiv w:val="1"/>
      <w:marLeft w:val="0"/>
      <w:marRight w:val="0"/>
      <w:marTop w:val="0"/>
      <w:marBottom w:val="0"/>
      <w:divBdr>
        <w:top w:val="none" w:sz="0" w:space="0" w:color="auto"/>
        <w:left w:val="none" w:sz="0" w:space="0" w:color="auto"/>
        <w:bottom w:val="none" w:sz="0" w:space="0" w:color="auto"/>
        <w:right w:val="none" w:sz="0" w:space="0" w:color="auto"/>
      </w:divBdr>
    </w:div>
    <w:div w:id="263269585">
      <w:bodyDiv w:val="1"/>
      <w:marLeft w:val="0"/>
      <w:marRight w:val="0"/>
      <w:marTop w:val="0"/>
      <w:marBottom w:val="0"/>
      <w:divBdr>
        <w:top w:val="none" w:sz="0" w:space="0" w:color="auto"/>
        <w:left w:val="none" w:sz="0" w:space="0" w:color="auto"/>
        <w:bottom w:val="none" w:sz="0" w:space="0" w:color="auto"/>
        <w:right w:val="none" w:sz="0" w:space="0" w:color="auto"/>
      </w:divBdr>
    </w:div>
    <w:div w:id="285543998">
      <w:bodyDiv w:val="1"/>
      <w:marLeft w:val="0"/>
      <w:marRight w:val="0"/>
      <w:marTop w:val="0"/>
      <w:marBottom w:val="0"/>
      <w:divBdr>
        <w:top w:val="none" w:sz="0" w:space="0" w:color="auto"/>
        <w:left w:val="none" w:sz="0" w:space="0" w:color="auto"/>
        <w:bottom w:val="none" w:sz="0" w:space="0" w:color="auto"/>
        <w:right w:val="none" w:sz="0" w:space="0" w:color="auto"/>
      </w:divBdr>
    </w:div>
    <w:div w:id="501241983">
      <w:bodyDiv w:val="1"/>
      <w:marLeft w:val="0"/>
      <w:marRight w:val="0"/>
      <w:marTop w:val="0"/>
      <w:marBottom w:val="0"/>
      <w:divBdr>
        <w:top w:val="none" w:sz="0" w:space="0" w:color="auto"/>
        <w:left w:val="none" w:sz="0" w:space="0" w:color="auto"/>
        <w:bottom w:val="none" w:sz="0" w:space="0" w:color="auto"/>
        <w:right w:val="none" w:sz="0" w:space="0" w:color="auto"/>
      </w:divBdr>
    </w:div>
    <w:div w:id="501899330">
      <w:bodyDiv w:val="1"/>
      <w:marLeft w:val="0"/>
      <w:marRight w:val="0"/>
      <w:marTop w:val="0"/>
      <w:marBottom w:val="0"/>
      <w:divBdr>
        <w:top w:val="none" w:sz="0" w:space="0" w:color="auto"/>
        <w:left w:val="none" w:sz="0" w:space="0" w:color="auto"/>
        <w:bottom w:val="none" w:sz="0" w:space="0" w:color="auto"/>
        <w:right w:val="none" w:sz="0" w:space="0" w:color="auto"/>
      </w:divBdr>
    </w:div>
    <w:div w:id="514802894">
      <w:bodyDiv w:val="1"/>
      <w:marLeft w:val="0"/>
      <w:marRight w:val="0"/>
      <w:marTop w:val="0"/>
      <w:marBottom w:val="0"/>
      <w:divBdr>
        <w:top w:val="none" w:sz="0" w:space="0" w:color="auto"/>
        <w:left w:val="none" w:sz="0" w:space="0" w:color="auto"/>
        <w:bottom w:val="none" w:sz="0" w:space="0" w:color="auto"/>
        <w:right w:val="none" w:sz="0" w:space="0" w:color="auto"/>
      </w:divBdr>
    </w:div>
    <w:div w:id="515852192">
      <w:bodyDiv w:val="1"/>
      <w:marLeft w:val="0"/>
      <w:marRight w:val="0"/>
      <w:marTop w:val="0"/>
      <w:marBottom w:val="0"/>
      <w:divBdr>
        <w:top w:val="none" w:sz="0" w:space="0" w:color="auto"/>
        <w:left w:val="none" w:sz="0" w:space="0" w:color="auto"/>
        <w:bottom w:val="none" w:sz="0" w:space="0" w:color="auto"/>
        <w:right w:val="none" w:sz="0" w:space="0" w:color="auto"/>
      </w:divBdr>
    </w:div>
    <w:div w:id="530533888">
      <w:bodyDiv w:val="1"/>
      <w:marLeft w:val="0"/>
      <w:marRight w:val="0"/>
      <w:marTop w:val="0"/>
      <w:marBottom w:val="0"/>
      <w:divBdr>
        <w:top w:val="none" w:sz="0" w:space="0" w:color="auto"/>
        <w:left w:val="none" w:sz="0" w:space="0" w:color="auto"/>
        <w:bottom w:val="none" w:sz="0" w:space="0" w:color="auto"/>
        <w:right w:val="none" w:sz="0" w:space="0" w:color="auto"/>
      </w:divBdr>
    </w:div>
    <w:div w:id="747964639">
      <w:bodyDiv w:val="1"/>
      <w:marLeft w:val="0"/>
      <w:marRight w:val="0"/>
      <w:marTop w:val="0"/>
      <w:marBottom w:val="0"/>
      <w:divBdr>
        <w:top w:val="none" w:sz="0" w:space="0" w:color="auto"/>
        <w:left w:val="none" w:sz="0" w:space="0" w:color="auto"/>
        <w:bottom w:val="none" w:sz="0" w:space="0" w:color="auto"/>
        <w:right w:val="none" w:sz="0" w:space="0" w:color="auto"/>
      </w:divBdr>
    </w:div>
    <w:div w:id="811215661">
      <w:bodyDiv w:val="1"/>
      <w:marLeft w:val="0"/>
      <w:marRight w:val="0"/>
      <w:marTop w:val="0"/>
      <w:marBottom w:val="0"/>
      <w:divBdr>
        <w:top w:val="none" w:sz="0" w:space="0" w:color="auto"/>
        <w:left w:val="none" w:sz="0" w:space="0" w:color="auto"/>
        <w:bottom w:val="none" w:sz="0" w:space="0" w:color="auto"/>
        <w:right w:val="none" w:sz="0" w:space="0" w:color="auto"/>
      </w:divBdr>
    </w:div>
    <w:div w:id="882712584">
      <w:bodyDiv w:val="1"/>
      <w:marLeft w:val="0"/>
      <w:marRight w:val="0"/>
      <w:marTop w:val="0"/>
      <w:marBottom w:val="0"/>
      <w:divBdr>
        <w:top w:val="none" w:sz="0" w:space="0" w:color="auto"/>
        <w:left w:val="none" w:sz="0" w:space="0" w:color="auto"/>
        <w:bottom w:val="none" w:sz="0" w:space="0" w:color="auto"/>
        <w:right w:val="none" w:sz="0" w:space="0" w:color="auto"/>
      </w:divBdr>
      <w:divsChild>
        <w:div w:id="1638149025">
          <w:marLeft w:val="446"/>
          <w:marRight w:val="0"/>
          <w:marTop w:val="0"/>
          <w:marBottom w:val="0"/>
          <w:divBdr>
            <w:top w:val="none" w:sz="0" w:space="0" w:color="auto"/>
            <w:left w:val="none" w:sz="0" w:space="0" w:color="auto"/>
            <w:bottom w:val="none" w:sz="0" w:space="0" w:color="auto"/>
            <w:right w:val="none" w:sz="0" w:space="0" w:color="auto"/>
          </w:divBdr>
        </w:div>
        <w:div w:id="228611688">
          <w:marLeft w:val="446"/>
          <w:marRight w:val="0"/>
          <w:marTop w:val="0"/>
          <w:marBottom w:val="0"/>
          <w:divBdr>
            <w:top w:val="none" w:sz="0" w:space="0" w:color="auto"/>
            <w:left w:val="none" w:sz="0" w:space="0" w:color="auto"/>
            <w:bottom w:val="none" w:sz="0" w:space="0" w:color="auto"/>
            <w:right w:val="none" w:sz="0" w:space="0" w:color="auto"/>
          </w:divBdr>
        </w:div>
        <w:div w:id="1773671725">
          <w:marLeft w:val="446"/>
          <w:marRight w:val="0"/>
          <w:marTop w:val="0"/>
          <w:marBottom w:val="0"/>
          <w:divBdr>
            <w:top w:val="none" w:sz="0" w:space="0" w:color="auto"/>
            <w:left w:val="none" w:sz="0" w:space="0" w:color="auto"/>
            <w:bottom w:val="none" w:sz="0" w:space="0" w:color="auto"/>
            <w:right w:val="none" w:sz="0" w:space="0" w:color="auto"/>
          </w:divBdr>
        </w:div>
        <w:div w:id="1686205468">
          <w:marLeft w:val="446"/>
          <w:marRight w:val="0"/>
          <w:marTop w:val="0"/>
          <w:marBottom w:val="0"/>
          <w:divBdr>
            <w:top w:val="none" w:sz="0" w:space="0" w:color="auto"/>
            <w:left w:val="none" w:sz="0" w:space="0" w:color="auto"/>
            <w:bottom w:val="none" w:sz="0" w:space="0" w:color="auto"/>
            <w:right w:val="none" w:sz="0" w:space="0" w:color="auto"/>
          </w:divBdr>
        </w:div>
        <w:div w:id="607661161">
          <w:marLeft w:val="446"/>
          <w:marRight w:val="0"/>
          <w:marTop w:val="0"/>
          <w:marBottom w:val="0"/>
          <w:divBdr>
            <w:top w:val="none" w:sz="0" w:space="0" w:color="auto"/>
            <w:left w:val="none" w:sz="0" w:space="0" w:color="auto"/>
            <w:bottom w:val="none" w:sz="0" w:space="0" w:color="auto"/>
            <w:right w:val="none" w:sz="0" w:space="0" w:color="auto"/>
          </w:divBdr>
        </w:div>
        <w:div w:id="503127145">
          <w:marLeft w:val="446"/>
          <w:marRight w:val="0"/>
          <w:marTop w:val="0"/>
          <w:marBottom w:val="0"/>
          <w:divBdr>
            <w:top w:val="none" w:sz="0" w:space="0" w:color="auto"/>
            <w:left w:val="none" w:sz="0" w:space="0" w:color="auto"/>
            <w:bottom w:val="none" w:sz="0" w:space="0" w:color="auto"/>
            <w:right w:val="none" w:sz="0" w:space="0" w:color="auto"/>
          </w:divBdr>
        </w:div>
        <w:div w:id="1049037798">
          <w:marLeft w:val="446"/>
          <w:marRight w:val="0"/>
          <w:marTop w:val="0"/>
          <w:marBottom w:val="0"/>
          <w:divBdr>
            <w:top w:val="none" w:sz="0" w:space="0" w:color="auto"/>
            <w:left w:val="none" w:sz="0" w:space="0" w:color="auto"/>
            <w:bottom w:val="none" w:sz="0" w:space="0" w:color="auto"/>
            <w:right w:val="none" w:sz="0" w:space="0" w:color="auto"/>
          </w:divBdr>
        </w:div>
        <w:div w:id="158080521">
          <w:marLeft w:val="446"/>
          <w:marRight w:val="0"/>
          <w:marTop w:val="0"/>
          <w:marBottom w:val="0"/>
          <w:divBdr>
            <w:top w:val="none" w:sz="0" w:space="0" w:color="auto"/>
            <w:left w:val="none" w:sz="0" w:space="0" w:color="auto"/>
            <w:bottom w:val="none" w:sz="0" w:space="0" w:color="auto"/>
            <w:right w:val="none" w:sz="0" w:space="0" w:color="auto"/>
          </w:divBdr>
        </w:div>
        <w:div w:id="3439695">
          <w:marLeft w:val="446"/>
          <w:marRight w:val="0"/>
          <w:marTop w:val="0"/>
          <w:marBottom w:val="0"/>
          <w:divBdr>
            <w:top w:val="none" w:sz="0" w:space="0" w:color="auto"/>
            <w:left w:val="none" w:sz="0" w:space="0" w:color="auto"/>
            <w:bottom w:val="none" w:sz="0" w:space="0" w:color="auto"/>
            <w:right w:val="none" w:sz="0" w:space="0" w:color="auto"/>
          </w:divBdr>
        </w:div>
        <w:div w:id="620768167">
          <w:marLeft w:val="446"/>
          <w:marRight w:val="0"/>
          <w:marTop w:val="0"/>
          <w:marBottom w:val="0"/>
          <w:divBdr>
            <w:top w:val="none" w:sz="0" w:space="0" w:color="auto"/>
            <w:left w:val="none" w:sz="0" w:space="0" w:color="auto"/>
            <w:bottom w:val="none" w:sz="0" w:space="0" w:color="auto"/>
            <w:right w:val="none" w:sz="0" w:space="0" w:color="auto"/>
          </w:divBdr>
        </w:div>
      </w:divsChild>
    </w:div>
    <w:div w:id="907227860">
      <w:bodyDiv w:val="1"/>
      <w:marLeft w:val="0"/>
      <w:marRight w:val="0"/>
      <w:marTop w:val="0"/>
      <w:marBottom w:val="0"/>
      <w:divBdr>
        <w:top w:val="none" w:sz="0" w:space="0" w:color="auto"/>
        <w:left w:val="none" w:sz="0" w:space="0" w:color="auto"/>
        <w:bottom w:val="none" w:sz="0" w:space="0" w:color="auto"/>
        <w:right w:val="none" w:sz="0" w:space="0" w:color="auto"/>
      </w:divBdr>
    </w:div>
    <w:div w:id="998733618">
      <w:bodyDiv w:val="1"/>
      <w:marLeft w:val="0"/>
      <w:marRight w:val="0"/>
      <w:marTop w:val="0"/>
      <w:marBottom w:val="0"/>
      <w:divBdr>
        <w:top w:val="none" w:sz="0" w:space="0" w:color="auto"/>
        <w:left w:val="none" w:sz="0" w:space="0" w:color="auto"/>
        <w:bottom w:val="none" w:sz="0" w:space="0" w:color="auto"/>
        <w:right w:val="none" w:sz="0" w:space="0" w:color="auto"/>
      </w:divBdr>
      <w:divsChild>
        <w:div w:id="1693216307">
          <w:marLeft w:val="0"/>
          <w:marRight w:val="0"/>
          <w:marTop w:val="0"/>
          <w:marBottom w:val="225"/>
          <w:divBdr>
            <w:top w:val="none" w:sz="0" w:space="0" w:color="auto"/>
            <w:left w:val="none" w:sz="0" w:space="0" w:color="auto"/>
            <w:bottom w:val="none" w:sz="0" w:space="0" w:color="auto"/>
            <w:right w:val="none" w:sz="0" w:space="0" w:color="auto"/>
          </w:divBdr>
        </w:div>
      </w:divsChild>
    </w:div>
    <w:div w:id="1047872415">
      <w:bodyDiv w:val="1"/>
      <w:marLeft w:val="0"/>
      <w:marRight w:val="0"/>
      <w:marTop w:val="0"/>
      <w:marBottom w:val="0"/>
      <w:divBdr>
        <w:top w:val="none" w:sz="0" w:space="0" w:color="auto"/>
        <w:left w:val="none" w:sz="0" w:space="0" w:color="auto"/>
        <w:bottom w:val="none" w:sz="0" w:space="0" w:color="auto"/>
        <w:right w:val="none" w:sz="0" w:space="0" w:color="auto"/>
      </w:divBdr>
    </w:div>
    <w:div w:id="1072627858">
      <w:bodyDiv w:val="1"/>
      <w:marLeft w:val="0"/>
      <w:marRight w:val="0"/>
      <w:marTop w:val="0"/>
      <w:marBottom w:val="0"/>
      <w:divBdr>
        <w:top w:val="none" w:sz="0" w:space="0" w:color="auto"/>
        <w:left w:val="none" w:sz="0" w:space="0" w:color="auto"/>
        <w:bottom w:val="none" w:sz="0" w:space="0" w:color="auto"/>
        <w:right w:val="none" w:sz="0" w:space="0" w:color="auto"/>
      </w:divBdr>
      <w:divsChild>
        <w:div w:id="635641388">
          <w:marLeft w:val="0"/>
          <w:marRight w:val="0"/>
          <w:marTop w:val="0"/>
          <w:marBottom w:val="225"/>
          <w:divBdr>
            <w:top w:val="none" w:sz="0" w:space="0" w:color="auto"/>
            <w:left w:val="none" w:sz="0" w:space="0" w:color="auto"/>
            <w:bottom w:val="none" w:sz="0" w:space="0" w:color="auto"/>
            <w:right w:val="none" w:sz="0" w:space="0" w:color="auto"/>
          </w:divBdr>
          <w:divsChild>
            <w:div w:id="42342851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123765193">
      <w:bodyDiv w:val="1"/>
      <w:marLeft w:val="0"/>
      <w:marRight w:val="0"/>
      <w:marTop w:val="0"/>
      <w:marBottom w:val="0"/>
      <w:divBdr>
        <w:top w:val="none" w:sz="0" w:space="0" w:color="auto"/>
        <w:left w:val="none" w:sz="0" w:space="0" w:color="auto"/>
        <w:bottom w:val="none" w:sz="0" w:space="0" w:color="auto"/>
        <w:right w:val="none" w:sz="0" w:space="0" w:color="auto"/>
      </w:divBdr>
    </w:div>
    <w:div w:id="1169097041">
      <w:bodyDiv w:val="1"/>
      <w:marLeft w:val="0"/>
      <w:marRight w:val="0"/>
      <w:marTop w:val="0"/>
      <w:marBottom w:val="0"/>
      <w:divBdr>
        <w:top w:val="none" w:sz="0" w:space="0" w:color="auto"/>
        <w:left w:val="none" w:sz="0" w:space="0" w:color="auto"/>
        <w:bottom w:val="none" w:sz="0" w:space="0" w:color="auto"/>
        <w:right w:val="none" w:sz="0" w:space="0" w:color="auto"/>
      </w:divBdr>
      <w:divsChild>
        <w:div w:id="1821387658">
          <w:marLeft w:val="0"/>
          <w:marRight w:val="0"/>
          <w:marTop w:val="0"/>
          <w:marBottom w:val="0"/>
          <w:divBdr>
            <w:top w:val="none" w:sz="0" w:space="0" w:color="auto"/>
            <w:left w:val="none" w:sz="0" w:space="0" w:color="auto"/>
            <w:bottom w:val="none" w:sz="0" w:space="0" w:color="auto"/>
            <w:right w:val="none" w:sz="0" w:space="0" w:color="auto"/>
          </w:divBdr>
        </w:div>
        <w:div w:id="1962111656">
          <w:marLeft w:val="0"/>
          <w:marRight w:val="0"/>
          <w:marTop w:val="0"/>
          <w:marBottom w:val="0"/>
          <w:divBdr>
            <w:top w:val="none" w:sz="0" w:space="0" w:color="auto"/>
            <w:left w:val="none" w:sz="0" w:space="0" w:color="auto"/>
            <w:bottom w:val="none" w:sz="0" w:space="0" w:color="auto"/>
            <w:right w:val="none" w:sz="0" w:space="0" w:color="auto"/>
          </w:divBdr>
        </w:div>
      </w:divsChild>
    </w:div>
    <w:div w:id="1202937281">
      <w:bodyDiv w:val="1"/>
      <w:marLeft w:val="0"/>
      <w:marRight w:val="0"/>
      <w:marTop w:val="0"/>
      <w:marBottom w:val="0"/>
      <w:divBdr>
        <w:top w:val="none" w:sz="0" w:space="0" w:color="auto"/>
        <w:left w:val="none" w:sz="0" w:space="0" w:color="auto"/>
        <w:bottom w:val="none" w:sz="0" w:space="0" w:color="auto"/>
        <w:right w:val="none" w:sz="0" w:space="0" w:color="auto"/>
      </w:divBdr>
    </w:div>
    <w:div w:id="1372420428">
      <w:bodyDiv w:val="1"/>
      <w:marLeft w:val="0"/>
      <w:marRight w:val="0"/>
      <w:marTop w:val="0"/>
      <w:marBottom w:val="0"/>
      <w:divBdr>
        <w:top w:val="none" w:sz="0" w:space="0" w:color="auto"/>
        <w:left w:val="none" w:sz="0" w:space="0" w:color="auto"/>
        <w:bottom w:val="none" w:sz="0" w:space="0" w:color="auto"/>
        <w:right w:val="none" w:sz="0" w:space="0" w:color="auto"/>
      </w:divBdr>
    </w:div>
    <w:div w:id="1460687784">
      <w:bodyDiv w:val="1"/>
      <w:marLeft w:val="0"/>
      <w:marRight w:val="0"/>
      <w:marTop w:val="0"/>
      <w:marBottom w:val="0"/>
      <w:divBdr>
        <w:top w:val="none" w:sz="0" w:space="0" w:color="auto"/>
        <w:left w:val="none" w:sz="0" w:space="0" w:color="auto"/>
        <w:bottom w:val="none" w:sz="0" w:space="0" w:color="auto"/>
        <w:right w:val="none" w:sz="0" w:space="0" w:color="auto"/>
      </w:divBdr>
    </w:div>
    <w:div w:id="1479615373">
      <w:bodyDiv w:val="1"/>
      <w:marLeft w:val="0"/>
      <w:marRight w:val="0"/>
      <w:marTop w:val="0"/>
      <w:marBottom w:val="0"/>
      <w:divBdr>
        <w:top w:val="none" w:sz="0" w:space="0" w:color="auto"/>
        <w:left w:val="none" w:sz="0" w:space="0" w:color="auto"/>
        <w:bottom w:val="none" w:sz="0" w:space="0" w:color="auto"/>
        <w:right w:val="none" w:sz="0" w:space="0" w:color="auto"/>
      </w:divBdr>
    </w:div>
    <w:div w:id="1529753995">
      <w:bodyDiv w:val="1"/>
      <w:marLeft w:val="0"/>
      <w:marRight w:val="0"/>
      <w:marTop w:val="0"/>
      <w:marBottom w:val="0"/>
      <w:divBdr>
        <w:top w:val="none" w:sz="0" w:space="0" w:color="auto"/>
        <w:left w:val="none" w:sz="0" w:space="0" w:color="auto"/>
        <w:bottom w:val="none" w:sz="0" w:space="0" w:color="auto"/>
        <w:right w:val="none" w:sz="0" w:space="0" w:color="auto"/>
      </w:divBdr>
    </w:div>
    <w:div w:id="1538662256">
      <w:bodyDiv w:val="1"/>
      <w:marLeft w:val="0"/>
      <w:marRight w:val="0"/>
      <w:marTop w:val="0"/>
      <w:marBottom w:val="0"/>
      <w:divBdr>
        <w:top w:val="none" w:sz="0" w:space="0" w:color="auto"/>
        <w:left w:val="none" w:sz="0" w:space="0" w:color="auto"/>
        <w:bottom w:val="none" w:sz="0" w:space="0" w:color="auto"/>
        <w:right w:val="none" w:sz="0" w:space="0" w:color="auto"/>
      </w:divBdr>
    </w:div>
    <w:div w:id="1577471386">
      <w:bodyDiv w:val="1"/>
      <w:marLeft w:val="0"/>
      <w:marRight w:val="0"/>
      <w:marTop w:val="0"/>
      <w:marBottom w:val="0"/>
      <w:divBdr>
        <w:top w:val="none" w:sz="0" w:space="0" w:color="auto"/>
        <w:left w:val="none" w:sz="0" w:space="0" w:color="auto"/>
        <w:bottom w:val="none" w:sz="0" w:space="0" w:color="auto"/>
        <w:right w:val="none" w:sz="0" w:space="0" w:color="auto"/>
      </w:divBdr>
      <w:divsChild>
        <w:div w:id="1535145754">
          <w:marLeft w:val="446"/>
          <w:marRight w:val="0"/>
          <w:marTop w:val="0"/>
          <w:marBottom w:val="0"/>
          <w:divBdr>
            <w:top w:val="none" w:sz="0" w:space="0" w:color="auto"/>
            <w:left w:val="none" w:sz="0" w:space="0" w:color="auto"/>
            <w:bottom w:val="none" w:sz="0" w:space="0" w:color="auto"/>
            <w:right w:val="none" w:sz="0" w:space="0" w:color="auto"/>
          </w:divBdr>
        </w:div>
        <w:div w:id="1469937623">
          <w:marLeft w:val="446"/>
          <w:marRight w:val="0"/>
          <w:marTop w:val="0"/>
          <w:marBottom w:val="0"/>
          <w:divBdr>
            <w:top w:val="none" w:sz="0" w:space="0" w:color="auto"/>
            <w:left w:val="none" w:sz="0" w:space="0" w:color="auto"/>
            <w:bottom w:val="none" w:sz="0" w:space="0" w:color="auto"/>
            <w:right w:val="none" w:sz="0" w:space="0" w:color="auto"/>
          </w:divBdr>
        </w:div>
        <w:div w:id="640116707">
          <w:marLeft w:val="446"/>
          <w:marRight w:val="0"/>
          <w:marTop w:val="0"/>
          <w:marBottom w:val="0"/>
          <w:divBdr>
            <w:top w:val="none" w:sz="0" w:space="0" w:color="auto"/>
            <w:left w:val="none" w:sz="0" w:space="0" w:color="auto"/>
            <w:bottom w:val="none" w:sz="0" w:space="0" w:color="auto"/>
            <w:right w:val="none" w:sz="0" w:space="0" w:color="auto"/>
          </w:divBdr>
        </w:div>
        <w:div w:id="2085179573">
          <w:marLeft w:val="446"/>
          <w:marRight w:val="0"/>
          <w:marTop w:val="0"/>
          <w:marBottom w:val="0"/>
          <w:divBdr>
            <w:top w:val="none" w:sz="0" w:space="0" w:color="auto"/>
            <w:left w:val="none" w:sz="0" w:space="0" w:color="auto"/>
            <w:bottom w:val="none" w:sz="0" w:space="0" w:color="auto"/>
            <w:right w:val="none" w:sz="0" w:space="0" w:color="auto"/>
          </w:divBdr>
        </w:div>
        <w:div w:id="1867130651">
          <w:marLeft w:val="446"/>
          <w:marRight w:val="0"/>
          <w:marTop w:val="0"/>
          <w:marBottom w:val="0"/>
          <w:divBdr>
            <w:top w:val="none" w:sz="0" w:space="0" w:color="auto"/>
            <w:left w:val="none" w:sz="0" w:space="0" w:color="auto"/>
            <w:bottom w:val="none" w:sz="0" w:space="0" w:color="auto"/>
            <w:right w:val="none" w:sz="0" w:space="0" w:color="auto"/>
          </w:divBdr>
        </w:div>
        <w:div w:id="756176915">
          <w:marLeft w:val="446"/>
          <w:marRight w:val="0"/>
          <w:marTop w:val="0"/>
          <w:marBottom w:val="0"/>
          <w:divBdr>
            <w:top w:val="none" w:sz="0" w:space="0" w:color="auto"/>
            <w:left w:val="none" w:sz="0" w:space="0" w:color="auto"/>
            <w:bottom w:val="none" w:sz="0" w:space="0" w:color="auto"/>
            <w:right w:val="none" w:sz="0" w:space="0" w:color="auto"/>
          </w:divBdr>
        </w:div>
        <w:div w:id="1400396659">
          <w:marLeft w:val="446"/>
          <w:marRight w:val="0"/>
          <w:marTop w:val="0"/>
          <w:marBottom w:val="0"/>
          <w:divBdr>
            <w:top w:val="none" w:sz="0" w:space="0" w:color="auto"/>
            <w:left w:val="none" w:sz="0" w:space="0" w:color="auto"/>
            <w:bottom w:val="none" w:sz="0" w:space="0" w:color="auto"/>
            <w:right w:val="none" w:sz="0" w:space="0" w:color="auto"/>
          </w:divBdr>
        </w:div>
        <w:div w:id="198475141">
          <w:marLeft w:val="446"/>
          <w:marRight w:val="0"/>
          <w:marTop w:val="0"/>
          <w:marBottom w:val="0"/>
          <w:divBdr>
            <w:top w:val="none" w:sz="0" w:space="0" w:color="auto"/>
            <w:left w:val="none" w:sz="0" w:space="0" w:color="auto"/>
            <w:bottom w:val="none" w:sz="0" w:space="0" w:color="auto"/>
            <w:right w:val="none" w:sz="0" w:space="0" w:color="auto"/>
          </w:divBdr>
        </w:div>
        <w:div w:id="800617726">
          <w:marLeft w:val="446"/>
          <w:marRight w:val="0"/>
          <w:marTop w:val="0"/>
          <w:marBottom w:val="0"/>
          <w:divBdr>
            <w:top w:val="none" w:sz="0" w:space="0" w:color="auto"/>
            <w:left w:val="none" w:sz="0" w:space="0" w:color="auto"/>
            <w:bottom w:val="none" w:sz="0" w:space="0" w:color="auto"/>
            <w:right w:val="none" w:sz="0" w:space="0" w:color="auto"/>
          </w:divBdr>
        </w:div>
        <w:div w:id="761950115">
          <w:marLeft w:val="446"/>
          <w:marRight w:val="0"/>
          <w:marTop w:val="0"/>
          <w:marBottom w:val="0"/>
          <w:divBdr>
            <w:top w:val="none" w:sz="0" w:space="0" w:color="auto"/>
            <w:left w:val="none" w:sz="0" w:space="0" w:color="auto"/>
            <w:bottom w:val="none" w:sz="0" w:space="0" w:color="auto"/>
            <w:right w:val="none" w:sz="0" w:space="0" w:color="auto"/>
          </w:divBdr>
        </w:div>
      </w:divsChild>
    </w:div>
    <w:div w:id="1586262168">
      <w:bodyDiv w:val="1"/>
      <w:marLeft w:val="0"/>
      <w:marRight w:val="0"/>
      <w:marTop w:val="0"/>
      <w:marBottom w:val="0"/>
      <w:divBdr>
        <w:top w:val="none" w:sz="0" w:space="0" w:color="auto"/>
        <w:left w:val="none" w:sz="0" w:space="0" w:color="auto"/>
        <w:bottom w:val="none" w:sz="0" w:space="0" w:color="auto"/>
        <w:right w:val="none" w:sz="0" w:space="0" w:color="auto"/>
      </w:divBdr>
    </w:div>
    <w:div w:id="1596985263">
      <w:bodyDiv w:val="1"/>
      <w:marLeft w:val="0"/>
      <w:marRight w:val="0"/>
      <w:marTop w:val="0"/>
      <w:marBottom w:val="0"/>
      <w:divBdr>
        <w:top w:val="none" w:sz="0" w:space="0" w:color="auto"/>
        <w:left w:val="none" w:sz="0" w:space="0" w:color="auto"/>
        <w:bottom w:val="none" w:sz="0" w:space="0" w:color="auto"/>
        <w:right w:val="none" w:sz="0" w:space="0" w:color="auto"/>
      </w:divBdr>
    </w:div>
    <w:div w:id="1633444765">
      <w:bodyDiv w:val="1"/>
      <w:marLeft w:val="0"/>
      <w:marRight w:val="0"/>
      <w:marTop w:val="0"/>
      <w:marBottom w:val="0"/>
      <w:divBdr>
        <w:top w:val="none" w:sz="0" w:space="0" w:color="auto"/>
        <w:left w:val="none" w:sz="0" w:space="0" w:color="auto"/>
        <w:bottom w:val="none" w:sz="0" w:space="0" w:color="auto"/>
        <w:right w:val="none" w:sz="0" w:space="0" w:color="auto"/>
      </w:divBdr>
      <w:divsChild>
        <w:div w:id="4942424">
          <w:marLeft w:val="0"/>
          <w:marRight w:val="0"/>
          <w:marTop w:val="0"/>
          <w:marBottom w:val="0"/>
          <w:divBdr>
            <w:top w:val="none" w:sz="0" w:space="0" w:color="auto"/>
            <w:left w:val="none" w:sz="0" w:space="0" w:color="auto"/>
            <w:bottom w:val="none" w:sz="0" w:space="0" w:color="auto"/>
            <w:right w:val="none" w:sz="0" w:space="0" w:color="auto"/>
          </w:divBdr>
          <w:divsChild>
            <w:div w:id="22144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4934">
      <w:bodyDiv w:val="1"/>
      <w:marLeft w:val="0"/>
      <w:marRight w:val="0"/>
      <w:marTop w:val="0"/>
      <w:marBottom w:val="0"/>
      <w:divBdr>
        <w:top w:val="none" w:sz="0" w:space="0" w:color="auto"/>
        <w:left w:val="none" w:sz="0" w:space="0" w:color="auto"/>
        <w:bottom w:val="none" w:sz="0" w:space="0" w:color="auto"/>
        <w:right w:val="none" w:sz="0" w:space="0" w:color="auto"/>
      </w:divBdr>
    </w:div>
    <w:div w:id="1699156311">
      <w:bodyDiv w:val="1"/>
      <w:marLeft w:val="0"/>
      <w:marRight w:val="0"/>
      <w:marTop w:val="0"/>
      <w:marBottom w:val="0"/>
      <w:divBdr>
        <w:top w:val="none" w:sz="0" w:space="0" w:color="auto"/>
        <w:left w:val="none" w:sz="0" w:space="0" w:color="auto"/>
        <w:bottom w:val="none" w:sz="0" w:space="0" w:color="auto"/>
        <w:right w:val="none" w:sz="0" w:space="0" w:color="auto"/>
      </w:divBdr>
    </w:div>
    <w:div w:id="1701007433">
      <w:bodyDiv w:val="1"/>
      <w:marLeft w:val="0"/>
      <w:marRight w:val="0"/>
      <w:marTop w:val="0"/>
      <w:marBottom w:val="0"/>
      <w:divBdr>
        <w:top w:val="none" w:sz="0" w:space="0" w:color="auto"/>
        <w:left w:val="none" w:sz="0" w:space="0" w:color="auto"/>
        <w:bottom w:val="none" w:sz="0" w:space="0" w:color="auto"/>
        <w:right w:val="none" w:sz="0" w:space="0" w:color="auto"/>
      </w:divBdr>
    </w:div>
    <w:div w:id="1704935039">
      <w:bodyDiv w:val="1"/>
      <w:marLeft w:val="0"/>
      <w:marRight w:val="0"/>
      <w:marTop w:val="0"/>
      <w:marBottom w:val="0"/>
      <w:divBdr>
        <w:top w:val="none" w:sz="0" w:space="0" w:color="auto"/>
        <w:left w:val="none" w:sz="0" w:space="0" w:color="auto"/>
        <w:bottom w:val="none" w:sz="0" w:space="0" w:color="auto"/>
        <w:right w:val="none" w:sz="0" w:space="0" w:color="auto"/>
      </w:divBdr>
    </w:div>
    <w:div w:id="1804882045">
      <w:bodyDiv w:val="1"/>
      <w:marLeft w:val="0"/>
      <w:marRight w:val="0"/>
      <w:marTop w:val="0"/>
      <w:marBottom w:val="0"/>
      <w:divBdr>
        <w:top w:val="none" w:sz="0" w:space="0" w:color="auto"/>
        <w:left w:val="none" w:sz="0" w:space="0" w:color="auto"/>
        <w:bottom w:val="none" w:sz="0" w:space="0" w:color="auto"/>
        <w:right w:val="none" w:sz="0" w:space="0" w:color="auto"/>
      </w:divBdr>
      <w:divsChild>
        <w:div w:id="1234973048">
          <w:marLeft w:val="0"/>
          <w:marRight w:val="0"/>
          <w:marTop w:val="0"/>
          <w:marBottom w:val="0"/>
          <w:divBdr>
            <w:top w:val="none" w:sz="0" w:space="0" w:color="auto"/>
            <w:left w:val="none" w:sz="0" w:space="0" w:color="auto"/>
            <w:bottom w:val="none" w:sz="0" w:space="0" w:color="auto"/>
            <w:right w:val="none" w:sz="0" w:space="0" w:color="auto"/>
          </w:divBdr>
          <w:divsChild>
            <w:div w:id="139096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7266">
      <w:bodyDiv w:val="1"/>
      <w:marLeft w:val="0"/>
      <w:marRight w:val="0"/>
      <w:marTop w:val="0"/>
      <w:marBottom w:val="0"/>
      <w:divBdr>
        <w:top w:val="none" w:sz="0" w:space="0" w:color="auto"/>
        <w:left w:val="none" w:sz="0" w:space="0" w:color="auto"/>
        <w:bottom w:val="none" w:sz="0" w:space="0" w:color="auto"/>
        <w:right w:val="none" w:sz="0" w:space="0" w:color="auto"/>
      </w:divBdr>
    </w:div>
    <w:div w:id="1919557987">
      <w:bodyDiv w:val="1"/>
      <w:marLeft w:val="0"/>
      <w:marRight w:val="0"/>
      <w:marTop w:val="0"/>
      <w:marBottom w:val="0"/>
      <w:divBdr>
        <w:top w:val="none" w:sz="0" w:space="0" w:color="auto"/>
        <w:left w:val="none" w:sz="0" w:space="0" w:color="auto"/>
        <w:bottom w:val="none" w:sz="0" w:space="0" w:color="auto"/>
        <w:right w:val="none" w:sz="0" w:space="0" w:color="auto"/>
      </w:divBdr>
    </w:div>
    <w:div w:id="1942293504">
      <w:bodyDiv w:val="1"/>
      <w:marLeft w:val="0"/>
      <w:marRight w:val="0"/>
      <w:marTop w:val="0"/>
      <w:marBottom w:val="0"/>
      <w:divBdr>
        <w:top w:val="none" w:sz="0" w:space="0" w:color="auto"/>
        <w:left w:val="none" w:sz="0" w:space="0" w:color="auto"/>
        <w:bottom w:val="none" w:sz="0" w:space="0" w:color="auto"/>
        <w:right w:val="none" w:sz="0" w:space="0" w:color="auto"/>
      </w:divBdr>
    </w:div>
    <w:div w:id="1957104102">
      <w:bodyDiv w:val="1"/>
      <w:marLeft w:val="0"/>
      <w:marRight w:val="0"/>
      <w:marTop w:val="0"/>
      <w:marBottom w:val="0"/>
      <w:divBdr>
        <w:top w:val="none" w:sz="0" w:space="0" w:color="auto"/>
        <w:left w:val="none" w:sz="0" w:space="0" w:color="auto"/>
        <w:bottom w:val="none" w:sz="0" w:space="0" w:color="auto"/>
        <w:right w:val="none" w:sz="0" w:space="0" w:color="auto"/>
      </w:divBdr>
      <w:divsChild>
        <w:div w:id="1605766638">
          <w:marLeft w:val="0"/>
          <w:marRight w:val="0"/>
          <w:marTop w:val="300"/>
          <w:marBottom w:val="0"/>
          <w:divBdr>
            <w:top w:val="none" w:sz="0" w:space="0" w:color="auto"/>
            <w:left w:val="none" w:sz="0" w:space="0" w:color="auto"/>
            <w:bottom w:val="none" w:sz="0" w:space="0" w:color="auto"/>
            <w:right w:val="none" w:sz="0" w:space="0" w:color="auto"/>
          </w:divBdr>
        </w:div>
      </w:divsChild>
    </w:div>
    <w:div w:id="1969578664">
      <w:bodyDiv w:val="1"/>
      <w:marLeft w:val="0"/>
      <w:marRight w:val="0"/>
      <w:marTop w:val="0"/>
      <w:marBottom w:val="0"/>
      <w:divBdr>
        <w:top w:val="none" w:sz="0" w:space="0" w:color="auto"/>
        <w:left w:val="none" w:sz="0" w:space="0" w:color="auto"/>
        <w:bottom w:val="none" w:sz="0" w:space="0" w:color="auto"/>
        <w:right w:val="none" w:sz="0" w:space="0" w:color="auto"/>
      </w:divBdr>
    </w:div>
    <w:div w:id="1987201937">
      <w:bodyDiv w:val="1"/>
      <w:marLeft w:val="0"/>
      <w:marRight w:val="0"/>
      <w:marTop w:val="0"/>
      <w:marBottom w:val="0"/>
      <w:divBdr>
        <w:top w:val="none" w:sz="0" w:space="0" w:color="auto"/>
        <w:left w:val="none" w:sz="0" w:space="0" w:color="auto"/>
        <w:bottom w:val="none" w:sz="0" w:space="0" w:color="auto"/>
        <w:right w:val="none" w:sz="0" w:space="0" w:color="auto"/>
      </w:divBdr>
    </w:div>
    <w:div w:id="1996715599">
      <w:bodyDiv w:val="1"/>
      <w:marLeft w:val="0"/>
      <w:marRight w:val="0"/>
      <w:marTop w:val="0"/>
      <w:marBottom w:val="0"/>
      <w:divBdr>
        <w:top w:val="none" w:sz="0" w:space="0" w:color="auto"/>
        <w:left w:val="none" w:sz="0" w:space="0" w:color="auto"/>
        <w:bottom w:val="none" w:sz="0" w:space="0" w:color="auto"/>
        <w:right w:val="none" w:sz="0" w:space="0" w:color="auto"/>
      </w:divBdr>
    </w:div>
    <w:div w:id="2079673399">
      <w:bodyDiv w:val="1"/>
      <w:marLeft w:val="0"/>
      <w:marRight w:val="0"/>
      <w:marTop w:val="0"/>
      <w:marBottom w:val="0"/>
      <w:divBdr>
        <w:top w:val="none" w:sz="0" w:space="0" w:color="auto"/>
        <w:left w:val="none" w:sz="0" w:space="0" w:color="auto"/>
        <w:bottom w:val="none" w:sz="0" w:space="0" w:color="auto"/>
        <w:right w:val="none" w:sz="0" w:space="0" w:color="auto"/>
      </w:divBdr>
    </w:div>
    <w:div w:id="2098791011">
      <w:bodyDiv w:val="1"/>
      <w:marLeft w:val="0"/>
      <w:marRight w:val="0"/>
      <w:marTop w:val="0"/>
      <w:marBottom w:val="0"/>
      <w:divBdr>
        <w:top w:val="none" w:sz="0" w:space="0" w:color="auto"/>
        <w:left w:val="none" w:sz="0" w:space="0" w:color="auto"/>
        <w:bottom w:val="none" w:sz="0" w:space="0" w:color="auto"/>
        <w:right w:val="none" w:sz="0" w:space="0" w:color="auto"/>
      </w:divBdr>
    </w:div>
    <w:div w:id="2112580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diagramLayout" Target="diagrams/layout1.xml"/><Relationship Id="rId26" Type="http://schemas.openxmlformats.org/officeDocument/2006/relationships/diagramQuickStyle" Target="diagrams/quickStyle2.xml"/><Relationship Id="rId3" Type="http://schemas.openxmlformats.org/officeDocument/2006/relationships/styles" Target="styles.xml"/><Relationship Id="rId21" Type="http://schemas.microsoft.com/office/2007/relationships/diagramDrawing" Target="diagrams/drawing1.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diagramData" Target="diagrams/data1.xml"/><Relationship Id="rId25" Type="http://schemas.openxmlformats.org/officeDocument/2006/relationships/diagramLayout" Target="diagrams/layout2.xml"/><Relationship Id="rId33" Type="http://schemas.microsoft.com/office/2007/relationships/diagramDrawing" Target="diagrams/drawing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Colors" Target="diagrams/colors1.xml"/><Relationship Id="rId29" Type="http://schemas.openxmlformats.org/officeDocument/2006/relationships/diagramData" Target="diagrams/data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emf"/><Relationship Id="rId24" Type="http://schemas.openxmlformats.org/officeDocument/2006/relationships/diagramData" Target="diagrams/data2.xml"/><Relationship Id="rId32" Type="http://schemas.openxmlformats.org/officeDocument/2006/relationships/diagramColors" Target="diagrams/colors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microsoft.com/office/2007/relationships/diagramDrawing" Target="diagrams/drawing2.xm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diagramQuickStyle" Target="diagrams/quickStyle1.xml"/><Relationship Id="rId31" Type="http://schemas.openxmlformats.org/officeDocument/2006/relationships/diagramQuickStyle" Target="diagrams/quickStyle3.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microsoft.com/office/2011/relationships/people" Target="peop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EC2CB2D-3261-4EA5-9584-6B7225869B3E}" type="doc">
      <dgm:prSet loTypeId="urn:microsoft.com/office/officeart/2008/layout/HorizontalMultiLevelHierarchy" loCatId="hierarchy" qsTypeId="urn:microsoft.com/office/officeart/2005/8/quickstyle/simple1" qsCatId="simple" csTypeId="urn:microsoft.com/office/officeart/2005/8/colors/accent5_2" csCatId="accent5" phldr="1"/>
      <dgm:spPr/>
      <dgm:t>
        <a:bodyPr/>
        <a:lstStyle/>
        <a:p>
          <a:endParaRPr lang="zh-CN" altLang="en-US"/>
        </a:p>
      </dgm:t>
    </dgm:pt>
    <dgm:pt modelId="{62AEBB4B-FDC0-4FF0-A95E-425D9FB55A1D}">
      <dgm:prSet phldrT="[文本]" custT="1"/>
      <dgm:spPr/>
      <dgm:t>
        <a:bodyPr vert="vert"/>
        <a:lstStyle/>
        <a:p>
          <a:r>
            <a:rPr lang="zh-CN" altLang="en-US" sz="1400" b="0" dirty="0"/>
            <a:t>漏</a:t>
          </a:r>
          <a:endParaRPr lang="en-US" altLang="zh-CN" sz="1400" b="0" dirty="0"/>
        </a:p>
        <a:p>
          <a:r>
            <a:rPr lang="zh-CN" altLang="en-US" sz="1400" b="0" dirty="0"/>
            <a:t>洞</a:t>
          </a:r>
          <a:endParaRPr lang="en-US" altLang="zh-CN" sz="1400" b="0" dirty="0"/>
        </a:p>
        <a:p>
          <a:r>
            <a:rPr lang="zh-CN" altLang="en-US" sz="1400" b="0" dirty="0"/>
            <a:t>来</a:t>
          </a:r>
          <a:endParaRPr lang="en-US" altLang="zh-CN" sz="1400" b="0" dirty="0"/>
        </a:p>
        <a:p>
          <a:r>
            <a:rPr lang="zh-CN" altLang="en-US" sz="1400" b="0" dirty="0"/>
            <a:t>源</a:t>
          </a:r>
        </a:p>
      </dgm:t>
    </dgm:pt>
    <dgm:pt modelId="{9709B1BF-BB30-4D70-BDE4-7F75B59C8A93}" type="parTrans" cxnId="{875E9163-70BF-4AB0-9E95-0F0730ADA626}">
      <dgm:prSet/>
      <dgm:spPr/>
      <dgm:t>
        <a:bodyPr/>
        <a:lstStyle/>
        <a:p>
          <a:endParaRPr lang="zh-CN" altLang="en-US"/>
        </a:p>
      </dgm:t>
    </dgm:pt>
    <dgm:pt modelId="{4646A119-2326-455B-AB1C-1C0D94950B6B}" type="sibTrans" cxnId="{875E9163-70BF-4AB0-9E95-0F0730ADA626}">
      <dgm:prSet/>
      <dgm:spPr/>
      <dgm:t>
        <a:bodyPr/>
        <a:lstStyle/>
        <a:p>
          <a:endParaRPr lang="zh-CN" altLang="en-US"/>
        </a:p>
      </dgm:t>
    </dgm:pt>
    <dgm:pt modelId="{40BF5D49-EEE7-4CFA-BA46-FB45805B5B80}">
      <dgm:prSet phldrT="[文本]"/>
      <dgm:spPr/>
      <dgm:t>
        <a:bodyPr/>
        <a:lstStyle/>
        <a:p>
          <a:r>
            <a:rPr lang="zh-CN" altLang="en-US" dirty="0"/>
            <a:t>上线检测</a:t>
          </a:r>
        </a:p>
      </dgm:t>
    </dgm:pt>
    <dgm:pt modelId="{1C9FF583-3D1C-4CAD-9168-F7AE474535E2}" type="parTrans" cxnId="{CB03A5C2-54F5-4B10-B9F9-46A4F9214624}">
      <dgm:prSet/>
      <dgm:spPr/>
      <dgm:t>
        <a:bodyPr/>
        <a:lstStyle/>
        <a:p>
          <a:endParaRPr lang="zh-CN" altLang="en-US"/>
        </a:p>
      </dgm:t>
    </dgm:pt>
    <dgm:pt modelId="{DF12BF56-8740-4F20-9EFC-C8DCA8474C4E}" type="sibTrans" cxnId="{CB03A5C2-54F5-4B10-B9F9-46A4F9214624}">
      <dgm:prSet/>
      <dgm:spPr/>
      <dgm:t>
        <a:bodyPr/>
        <a:lstStyle/>
        <a:p>
          <a:endParaRPr lang="zh-CN" altLang="en-US"/>
        </a:p>
      </dgm:t>
    </dgm:pt>
    <dgm:pt modelId="{02BCD84D-D29E-4B1B-B911-6E3A7BD79020}">
      <dgm:prSet phldrT="[文本]"/>
      <dgm:spPr/>
      <dgm:t>
        <a:bodyPr/>
        <a:lstStyle/>
        <a:p>
          <a:r>
            <a:rPr lang="zh-CN" altLang="en-US" dirty="0"/>
            <a:t>代码审计</a:t>
          </a:r>
        </a:p>
      </dgm:t>
    </dgm:pt>
    <dgm:pt modelId="{17CFE701-BF79-491D-8739-BB6B5E2FCAB3}" type="parTrans" cxnId="{DE4C0704-54F7-4DA5-9E48-BC771A0DD12C}">
      <dgm:prSet/>
      <dgm:spPr/>
      <dgm:t>
        <a:bodyPr/>
        <a:lstStyle/>
        <a:p>
          <a:endParaRPr lang="zh-CN" altLang="en-US"/>
        </a:p>
      </dgm:t>
    </dgm:pt>
    <dgm:pt modelId="{A6E79262-CD91-4EEB-9B87-BDCD2F32660A}" type="sibTrans" cxnId="{DE4C0704-54F7-4DA5-9E48-BC771A0DD12C}">
      <dgm:prSet/>
      <dgm:spPr/>
      <dgm:t>
        <a:bodyPr/>
        <a:lstStyle/>
        <a:p>
          <a:endParaRPr lang="zh-CN" altLang="en-US"/>
        </a:p>
      </dgm:t>
    </dgm:pt>
    <dgm:pt modelId="{DAA20622-E30E-4BD6-917D-99D7A7DFF197}">
      <dgm:prSet phldrT="[文本]"/>
      <dgm:spPr/>
      <dgm:t>
        <a:bodyPr/>
        <a:lstStyle/>
        <a:p>
          <a:r>
            <a:rPr lang="zh-CN" altLang="en-US" dirty="0"/>
            <a:t>第三方组件漏洞</a:t>
          </a:r>
        </a:p>
      </dgm:t>
    </dgm:pt>
    <dgm:pt modelId="{53103116-0A84-43D4-BA98-22610B055792}" type="parTrans" cxnId="{1D9ECB09-6559-4902-8225-9CDAD9A22857}">
      <dgm:prSet/>
      <dgm:spPr/>
      <dgm:t>
        <a:bodyPr/>
        <a:lstStyle/>
        <a:p>
          <a:endParaRPr lang="zh-CN" altLang="en-US"/>
        </a:p>
      </dgm:t>
    </dgm:pt>
    <dgm:pt modelId="{2AFF1FB2-3109-4D71-9DBB-5CDCDEBB8272}" type="sibTrans" cxnId="{1D9ECB09-6559-4902-8225-9CDAD9A22857}">
      <dgm:prSet/>
      <dgm:spPr/>
      <dgm:t>
        <a:bodyPr/>
        <a:lstStyle/>
        <a:p>
          <a:endParaRPr lang="zh-CN" altLang="en-US"/>
        </a:p>
      </dgm:t>
    </dgm:pt>
    <dgm:pt modelId="{B4D86CAD-7901-4FA2-8FAC-A92F738B13C0}">
      <dgm:prSet phldrT="[文本]"/>
      <dgm:spPr/>
      <dgm:t>
        <a:bodyPr/>
        <a:lstStyle/>
        <a:p>
          <a:r>
            <a:rPr lang="zh-CN" altLang="en-US" dirty="0"/>
            <a:t>漏洞扫描</a:t>
          </a:r>
        </a:p>
      </dgm:t>
    </dgm:pt>
    <dgm:pt modelId="{3FEE5F65-31E3-4209-B899-B83D12D8B3CA}" type="parTrans" cxnId="{EA04FE88-7B98-47D2-BC47-3315866CE7F5}">
      <dgm:prSet/>
      <dgm:spPr/>
      <dgm:t>
        <a:bodyPr/>
        <a:lstStyle/>
        <a:p>
          <a:endParaRPr lang="zh-CN" altLang="en-US"/>
        </a:p>
      </dgm:t>
    </dgm:pt>
    <dgm:pt modelId="{6B5C9100-E417-4342-87F2-79308C8FAB40}" type="sibTrans" cxnId="{EA04FE88-7B98-47D2-BC47-3315866CE7F5}">
      <dgm:prSet/>
      <dgm:spPr/>
      <dgm:t>
        <a:bodyPr/>
        <a:lstStyle/>
        <a:p>
          <a:endParaRPr lang="zh-CN" altLang="en-US"/>
        </a:p>
      </dgm:t>
    </dgm:pt>
    <dgm:pt modelId="{01243DD1-955D-42F8-B13F-89A927D3EAA8}">
      <dgm:prSet/>
      <dgm:spPr/>
      <dgm:t>
        <a:bodyPr/>
        <a:lstStyle/>
        <a:p>
          <a:r>
            <a:rPr lang="zh-CN" altLang="en-US" dirty="0"/>
            <a:t>新系统上线</a:t>
          </a:r>
        </a:p>
      </dgm:t>
    </dgm:pt>
    <dgm:pt modelId="{04ADF27F-795F-463F-B825-9F02E2E4D15C}" type="parTrans" cxnId="{DF2B15D6-541C-4537-A6B8-0967585BB127}">
      <dgm:prSet/>
      <dgm:spPr/>
      <dgm:t>
        <a:bodyPr/>
        <a:lstStyle/>
        <a:p>
          <a:endParaRPr lang="zh-CN" altLang="en-US"/>
        </a:p>
      </dgm:t>
    </dgm:pt>
    <dgm:pt modelId="{9D3657D9-15E9-4B10-A602-1505FF74A7AA}" type="sibTrans" cxnId="{DF2B15D6-541C-4537-A6B8-0967585BB127}">
      <dgm:prSet/>
      <dgm:spPr/>
      <dgm:t>
        <a:bodyPr/>
        <a:lstStyle/>
        <a:p>
          <a:endParaRPr lang="zh-CN" altLang="en-US"/>
        </a:p>
      </dgm:t>
    </dgm:pt>
    <dgm:pt modelId="{154805B6-9EF6-4AAA-AC3E-5FA02AA03314}">
      <dgm:prSet/>
      <dgm:spPr/>
      <dgm:t>
        <a:bodyPr/>
        <a:lstStyle/>
        <a:p>
          <a:r>
            <a:rPr lang="zh-CN" altLang="en-US" dirty="0"/>
            <a:t>老系统版本更新</a:t>
          </a:r>
        </a:p>
      </dgm:t>
    </dgm:pt>
    <dgm:pt modelId="{310FEC21-DD98-4337-B7D8-9E65C99DF8EB}" type="parTrans" cxnId="{D48D1C9D-18E4-4454-983A-BDDAC1F0DB49}">
      <dgm:prSet/>
      <dgm:spPr/>
      <dgm:t>
        <a:bodyPr/>
        <a:lstStyle/>
        <a:p>
          <a:endParaRPr lang="zh-CN" altLang="en-US"/>
        </a:p>
      </dgm:t>
    </dgm:pt>
    <dgm:pt modelId="{CD5C75A1-20E5-491F-BAA1-F2A4746C2214}" type="sibTrans" cxnId="{D48D1C9D-18E4-4454-983A-BDDAC1F0DB49}">
      <dgm:prSet/>
      <dgm:spPr/>
      <dgm:t>
        <a:bodyPr/>
        <a:lstStyle/>
        <a:p>
          <a:endParaRPr lang="zh-CN" altLang="en-US"/>
        </a:p>
      </dgm:t>
    </dgm:pt>
    <dgm:pt modelId="{1D9DDF23-C7A8-43EE-A71B-6CE053D5D7D1}">
      <dgm:prSet/>
      <dgm:spPr/>
      <dgm:t>
        <a:bodyPr/>
        <a:lstStyle/>
        <a:p>
          <a:r>
            <a:rPr lang="zh-CN" altLang="en-US" dirty="0"/>
            <a:t>应用层</a:t>
          </a:r>
        </a:p>
      </dgm:t>
    </dgm:pt>
    <dgm:pt modelId="{6FF34792-65DA-4506-8A65-04EE6E6A5C07}" type="parTrans" cxnId="{EF4CC95D-725B-418F-A85B-1F7C9A6FE341}">
      <dgm:prSet/>
      <dgm:spPr/>
      <dgm:t>
        <a:bodyPr/>
        <a:lstStyle/>
        <a:p>
          <a:endParaRPr lang="zh-CN" altLang="en-US"/>
        </a:p>
      </dgm:t>
    </dgm:pt>
    <dgm:pt modelId="{F6FD27A5-9BFC-4BFE-A6F6-3A2269E6F6CF}" type="sibTrans" cxnId="{EF4CC95D-725B-418F-A85B-1F7C9A6FE341}">
      <dgm:prSet/>
      <dgm:spPr/>
      <dgm:t>
        <a:bodyPr/>
        <a:lstStyle/>
        <a:p>
          <a:endParaRPr lang="zh-CN" altLang="en-US"/>
        </a:p>
      </dgm:t>
    </dgm:pt>
    <dgm:pt modelId="{73AFE009-8BBF-4F55-BCDB-0C0B50E41135}">
      <dgm:prSet/>
      <dgm:spPr/>
      <dgm:t>
        <a:bodyPr/>
        <a:lstStyle/>
        <a:p>
          <a:r>
            <a:rPr lang="zh-CN" altLang="en-US" dirty="0"/>
            <a:t>主机层</a:t>
          </a:r>
        </a:p>
      </dgm:t>
    </dgm:pt>
    <dgm:pt modelId="{FE510035-CF12-4CCC-81F0-649B29E3A795}" type="parTrans" cxnId="{CA3CC563-E6DB-4B73-92C8-9484D076ADB0}">
      <dgm:prSet/>
      <dgm:spPr/>
      <dgm:t>
        <a:bodyPr/>
        <a:lstStyle/>
        <a:p>
          <a:endParaRPr lang="zh-CN" altLang="en-US"/>
        </a:p>
      </dgm:t>
    </dgm:pt>
    <dgm:pt modelId="{A56AF33A-4E3F-4923-94D9-0E68AB9B790D}" type="sibTrans" cxnId="{CA3CC563-E6DB-4B73-92C8-9484D076ADB0}">
      <dgm:prSet/>
      <dgm:spPr/>
      <dgm:t>
        <a:bodyPr/>
        <a:lstStyle/>
        <a:p>
          <a:endParaRPr lang="zh-CN" altLang="en-US"/>
        </a:p>
      </dgm:t>
    </dgm:pt>
    <dgm:pt modelId="{B5EAA30B-BDE9-4E42-BBD3-F55C571C11AD}">
      <dgm:prSet phldrT="[文本]"/>
      <dgm:spPr/>
      <dgm:t>
        <a:bodyPr/>
        <a:lstStyle/>
        <a:p>
          <a:r>
            <a:rPr lang="en-US" altLang="zh-CN" dirty="0"/>
            <a:t>SRC</a:t>
          </a:r>
          <a:r>
            <a:rPr lang="zh-CN" altLang="en-US" dirty="0"/>
            <a:t>众测平台</a:t>
          </a:r>
        </a:p>
      </dgm:t>
    </dgm:pt>
    <dgm:pt modelId="{6EC81E65-E3DB-4493-9454-5F9555BE5F8C}" type="parTrans" cxnId="{B7155F1B-780B-45B1-9855-6BD57BC49EF6}">
      <dgm:prSet/>
      <dgm:spPr/>
      <dgm:t>
        <a:bodyPr/>
        <a:lstStyle/>
        <a:p>
          <a:endParaRPr lang="zh-CN" altLang="en-US"/>
        </a:p>
      </dgm:t>
    </dgm:pt>
    <dgm:pt modelId="{AD512648-3DF2-4328-B15A-7B8C43758FBA}" type="sibTrans" cxnId="{B7155F1B-780B-45B1-9855-6BD57BC49EF6}">
      <dgm:prSet/>
      <dgm:spPr/>
      <dgm:t>
        <a:bodyPr/>
        <a:lstStyle/>
        <a:p>
          <a:endParaRPr lang="zh-CN" altLang="en-US"/>
        </a:p>
      </dgm:t>
    </dgm:pt>
    <dgm:pt modelId="{F86369F5-C453-4B48-8F01-B46E46EEAA6E}">
      <dgm:prSet phldrT="[文本]"/>
      <dgm:spPr/>
      <dgm:t>
        <a:bodyPr/>
        <a:lstStyle/>
        <a:p>
          <a:r>
            <a:rPr lang="zh-CN" altLang="en-US" dirty="0"/>
            <a:t>安全事件</a:t>
          </a:r>
          <a:r>
            <a:rPr lang="en-US" altLang="zh-CN" dirty="0"/>
            <a:t>/</a:t>
          </a:r>
          <a:r>
            <a:rPr lang="zh-CN" altLang="en-US" dirty="0"/>
            <a:t>红蓝对抗</a:t>
          </a:r>
        </a:p>
      </dgm:t>
    </dgm:pt>
    <dgm:pt modelId="{E656C3F6-28D1-40F5-BAA9-7385C0D68843}" type="parTrans" cxnId="{3A50F1CB-8539-4565-AE91-C54F4ABD5781}">
      <dgm:prSet/>
      <dgm:spPr/>
      <dgm:t>
        <a:bodyPr/>
        <a:lstStyle/>
        <a:p>
          <a:endParaRPr lang="zh-CN" altLang="en-US"/>
        </a:p>
      </dgm:t>
    </dgm:pt>
    <dgm:pt modelId="{22414178-92E2-4148-80AB-E0A4475D04D1}" type="sibTrans" cxnId="{3A50F1CB-8539-4565-AE91-C54F4ABD5781}">
      <dgm:prSet/>
      <dgm:spPr/>
      <dgm:t>
        <a:bodyPr/>
        <a:lstStyle/>
        <a:p>
          <a:endParaRPr lang="zh-CN" altLang="en-US"/>
        </a:p>
      </dgm:t>
    </dgm:pt>
    <dgm:pt modelId="{0F7FE45D-0638-42B8-A934-56CED02EAA26}" type="pres">
      <dgm:prSet presAssocID="{0EC2CB2D-3261-4EA5-9584-6B7225869B3E}" presName="Name0" presStyleCnt="0">
        <dgm:presLayoutVars>
          <dgm:chPref val="1"/>
          <dgm:dir/>
          <dgm:animOne val="branch"/>
          <dgm:animLvl val="lvl"/>
          <dgm:resizeHandles val="exact"/>
        </dgm:presLayoutVars>
      </dgm:prSet>
      <dgm:spPr/>
    </dgm:pt>
    <dgm:pt modelId="{52169D78-7E84-4BDA-B914-BF09DC8C6CB3}" type="pres">
      <dgm:prSet presAssocID="{62AEBB4B-FDC0-4FF0-A95E-425D9FB55A1D}" presName="root1" presStyleCnt="0"/>
      <dgm:spPr/>
    </dgm:pt>
    <dgm:pt modelId="{3330CD20-2FB3-4A5C-896A-96578156608D}" type="pres">
      <dgm:prSet presAssocID="{62AEBB4B-FDC0-4FF0-A95E-425D9FB55A1D}" presName="LevelOneTextNode" presStyleLbl="node0" presStyleIdx="0" presStyleCnt="1">
        <dgm:presLayoutVars>
          <dgm:chPref val="3"/>
        </dgm:presLayoutVars>
      </dgm:prSet>
      <dgm:spPr/>
    </dgm:pt>
    <dgm:pt modelId="{057B8575-863C-4F6A-83EE-492DDAA16445}" type="pres">
      <dgm:prSet presAssocID="{62AEBB4B-FDC0-4FF0-A95E-425D9FB55A1D}" presName="level2hierChild" presStyleCnt="0"/>
      <dgm:spPr/>
    </dgm:pt>
    <dgm:pt modelId="{F2B14420-4023-4CA9-B2CC-895F4266ACBA}" type="pres">
      <dgm:prSet presAssocID="{1C9FF583-3D1C-4CAD-9168-F7AE474535E2}" presName="conn2-1" presStyleLbl="parChTrans1D2" presStyleIdx="0" presStyleCnt="6"/>
      <dgm:spPr/>
    </dgm:pt>
    <dgm:pt modelId="{96545A2F-8D02-4997-A268-9790194868B9}" type="pres">
      <dgm:prSet presAssocID="{1C9FF583-3D1C-4CAD-9168-F7AE474535E2}" presName="connTx" presStyleLbl="parChTrans1D2" presStyleIdx="0" presStyleCnt="6"/>
      <dgm:spPr/>
    </dgm:pt>
    <dgm:pt modelId="{2736D0C8-3CA0-45CE-8574-C2F5E4A129A7}" type="pres">
      <dgm:prSet presAssocID="{40BF5D49-EEE7-4CFA-BA46-FB45805B5B80}" presName="root2" presStyleCnt="0"/>
      <dgm:spPr/>
    </dgm:pt>
    <dgm:pt modelId="{ADED8F0E-98B0-4643-96BD-4E43BD33F1BD}" type="pres">
      <dgm:prSet presAssocID="{40BF5D49-EEE7-4CFA-BA46-FB45805B5B80}" presName="LevelTwoTextNode" presStyleLbl="node2" presStyleIdx="0" presStyleCnt="6">
        <dgm:presLayoutVars>
          <dgm:chPref val="3"/>
        </dgm:presLayoutVars>
      </dgm:prSet>
      <dgm:spPr/>
    </dgm:pt>
    <dgm:pt modelId="{B4170CB9-45AA-465E-97B6-131E0A9A9261}" type="pres">
      <dgm:prSet presAssocID="{40BF5D49-EEE7-4CFA-BA46-FB45805B5B80}" presName="level3hierChild" presStyleCnt="0"/>
      <dgm:spPr/>
    </dgm:pt>
    <dgm:pt modelId="{4B9DAFF1-5C1D-4403-945B-D2A470AB3D78}" type="pres">
      <dgm:prSet presAssocID="{04ADF27F-795F-463F-B825-9F02E2E4D15C}" presName="conn2-1" presStyleLbl="parChTrans1D3" presStyleIdx="0" presStyleCnt="4"/>
      <dgm:spPr/>
    </dgm:pt>
    <dgm:pt modelId="{3F9BF33C-DEBA-4461-AB33-05A17ED235AA}" type="pres">
      <dgm:prSet presAssocID="{04ADF27F-795F-463F-B825-9F02E2E4D15C}" presName="connTx" presStyleLbl="parChTrans1D3" presStyleIdx="0" presStyleCnt="4"/>
      <dgm:spPr/>
    </dgm:pt>
    <dgm:pt modelId="{0E52D82C-A963-437B-A3C5-B8C3F92207FF}" type="pres">
      <dgm:prSet presAssocID="{01243DD1-955D-42F8-B13F-89A927D3EAA8}" presName="root2" presStyleCnt="0"/>
      <dgm:spPr/>
    </dgm:pt>
    <dgm:pt modelId="{3EB04143-1A72-4E93-9C6F-9506318ADBCC}" type="pres">
      <dgm:prSet presAssocID="{01243DD1-955D-42F8-B13F-89A927D3EAA8}" presName="LevelTwoTextNode" presStyleLbl="node3" presStyleIdx="0" presStyleCnt="4">
        <dgm:presLayoutVars>
          <dgm:chPref val="3"/>
        </dgm:presLayoutVars>
      </dgm:prSet>
      <dgm:spPr/>
    </dgm:pt>
    <dgm:pt modelId="{3B67B604-CAF4-4AD6-A00E-A4A618372525}" type="pres">
      <dgm:prSet presAssocID="{01243DD1-955D-42F8-B13F-89A927D3EAA8}" presName="level3hierChild" presStyleCnt="0"/>
      <dgm:spPr/>
    </dgm:pt>
    <dgm:pt modelId="{9450C4C0-504C-4030-A310-976F8727B52C}" type="pres">
      <dgm:prSet presAssocID="{310FEC21-DD98-4337-B7D8-9E65C99DF8EB}" presName="conn2-1" presStyleLbl="parChTrans1D3" presStyleIdx="1" presStyleCnt="4"/>
      <dgm:spPr/>
    </dgm:pt>
    <dgm:pt modelId="{5571454A-66D7-40A0-B2A2-FDFA4A834256}" type="pres">
      <dgm:prSet presAssocID="{310FEC21-DD98-4337-B7D8-9E65C99DF8EB}" presName="connTx" presStyleLbl="parChTrans1D3" presStyleIdx="1" presStyleCnt="4"/>
      <dgm:spPr/>
    </dgm:pt>
    <dgm:pt modelId="{13390578-15D2-4B1D-BF59-0C8910A22DF3}" type="pres">
      <dgm:prSet presAssocID="{154805B6-9EF6-4AAA-AC3E-5FA02AA03314}" presName="root2" presStyleCnt="0"/>
      <dgm:spPr/>
    </dgm:pt>
    <dgm:pt modelId="{72B6EC95-72D2-4700-939C-E6D7CD62CC12}" type="pres">
      <dgm:prSet presAssocID="{154805B6-9EF6-4AAA-AC3E-5FA02AA03314}" presName="LevelTwoTextNode" presStyleLbl="node3" presStyleIdx="1" presStyleCnt="4">
        <dgm:presLayoutVars>
          <dgm:chPref val="3"/>
        </dgm:presLayoutVars>
      </dgm:prSet>
      <dgm:spPr/>
    </dgm:pt>
    <dgm:pt modelId="{E8F63649-ED23-4391-9FE8-2CD08C987FC5}" type="pres">
      <dgm:prSet presAssocID="{154805B6-9EF6-4AAA-AC3E-5FA02AA03314}" presName="level3hierChild" presStyleCnt="0"/>
      <dgm:spPr/>
    </dgm:pt>
    <dgm:pt modelId="{7D197F34-96C5-482D-8111-D6482A4A599C}" type="pres">
      <dgm:prSet presAssocID="{3FEE5F65-31E3-4209-B899-B83D12D8B3CA}" presName="conn2-1" presStyleLbl="parChTrans1D2" presStyleIdx="1" presStyleCnt="6"/>
      <dgm:spPr/>
    </dgm:pt>
    <dgm:pt modelId="{B211FAC5-CD00-4F96-87B4-B8E7D8630795}" type="pres">
      <dgm:prSet presAssocID="{3FEE5F65-31E3-4209-B899-B83D12D8B3CA}" presName="connTx" presStyleLbl="parChTrans1D2" presStyleIdx="1" presStyleCnt="6"/>
      <dgm:spPr/>
    </dgm:pt>
    <dgm:pt modelId="{B2FD06DC-09E7-4495-BA50-B21F4F0BCC94}" type="pres">
      <dgm:prSet presAssocID="{B4D86CAD-7901-4FA2-8FAC-A92F738B13C0}" presName="root2" presStyleCnt="0"/>
      <dgm:spPr/>
    </dgm:pt>
    <dgm:pt modelId="{4660F0E6-987A-42CD-8642-57A57AA2E5A5}" type="pres">
      <dgm:prSet presAssocID="{B4D86CAD-7901-4FA2-8FAC-A92F738B13C0}" presName="LevelTwoTextNode" presStyleLbl="node2" presStyleIdx="1" presStyleCnt="6">
        <dgm:presLayoutVars>
          <dgm:chPref val="3"/>
        </dgm:presLayoutVars>
      </dgm:prSet>
      <dgm:spPr/>
    </dgm:pt>
    <dgm:pt modelId="{BC7B2778-D4F0-4DBF-9793-0579F1167458}" type="pres">
      <dgm:prSet presAssocID="{B4D86CAD-7901-4FA2-8FAC-A92F738B13C0}" presName="level3hierChild" presStyleCnt="0"/>
      <dgm:spPr/>
    </dgm:pt>
    <dgm:pt modelId="{B3DEE09E-2848-4B5E-9882-85721DA504B6}" type="pres">
      <dgm:prSet presAssocID="{6FF34792-65DA-4506-8A65-04EE6E6A5C07}" presName="conn2-1" presStyleLbl="parChTrans1D3" presStyleIdx="2" presStyleCnt="4"/>
      <dgm:spPr/>
    </dgm:pt>
    <dgm:pt modelId="{0DE23889-E0F1-4FC3-81B5-951BD73DE287}" type="pres">
      <dgm:prSet presAssocID="{6FF34792-65DA-4506-8A65-04EE6E6A5C07}" presName="connTx" presStyleLbl="parChTrans1D3" presStyleIdx="2" presStyleCnt="4"/>
      <dgm:spPr/>
    </dgm:pt>
    <dgm:pt modelId="{43B3E1DB-9DD0-4D2F-B8F9-114667B8D874}" type="pres">
      <dgm:prSet presAssocID="{1D9DDF23-C7A8-43EE-A71B-6CE053D5D7D1}" presName="root2" presStyleCnt="0"/>
      <dgm:spPr/>
    </dgm:pt>
    <dgm:pt modelId="{F04E978F-3464-43A4-A250-F03F8778B40B}" type="pres">
      <dgm:prSet presAssocID="{1D9DDF23-C7A8-43EE-A71B-6CE053D5D7D1}" presName="LevelTwoTextNode" presStyleLbl="node3" presStyleIdx="2" presStyleCnt="4">
        <dgm:presLayoutVars>
          <dgm:chPref val="3"/>
        </dgm:presLayoutVars>
      </dgm:prSet>
      <dgm:spPr/>
    </dgm:pt>
    <dgm:pt modelId="{D66B5484-7B01-413B-ABD5-C73E903B1866}" type="pres">
      <dgm:prSet presAssocID="{1D9DDF23-C7A8-43EE-A71B-6CE053D5D7D1}" presName="level3hierChild" presStyleCnt="0"/>
      <dgm:spPr/>
    </dgm:pt>
    <dgm:pt modelId="{B378711D-D67F-4D76-AE29-91A19CA41601}" type="pres">
      <dgm:prSet presAssocID="{FE510035-CF12-4CCC-81F0-649B29E3A795}" presName="conn2-1" presStyleLbl="parChTrans1D3" presStyleIdx="3" presStyleCnt="4"/>
      <dgm:spPr/>
    </dgm:pt>
    <dgm:pt modelId="{BF51E55A-C53F-4CFC-AAB5-9D786F049EA6}" type="pres">
      <dgm:prSet presAssocID="{FE510035-CF12-4CCC-81F0-649B29E3A795}" presName="connTx" presStyleLbl="parChTrans1D3" presStyleIdx="3" presStyleCnt="4"/>
      <dgm:spPr/>
    </dgm:pt>
    <dgm:pt modelId="{E8467A9F-E048-423E-97AB-35A5E8DAC550}" type="pres">
      <dgm:prSet presAssocID="{73AFE009-8BBF-4F55-BCDB-0C0B50E41135}" presName="root2" presStyleCnt="0"/>
      <dgm:spPr/>
    </dgm:pt>
    <dgm:pt modelId="{ADA2E79D-D8F5-451D-8FE6-C04D2F332D41}" type="pres">
      <dgm:prSet presAssocID="{73AFE009-8BBF-4F55-BCDB-0C0B50E41135}" presName="LevelTwoTextNode" presStyleLbl="node3" presStyleIdx="3" presStyleCnt="4">
        <dgm:presLayoutVars>
          <dgm:chPref val="3"/>
        </dgm:presLayoutVars>
      </dgm:prSet>
      <dgm:spPr/>
    </dgm:pt>
    <dgm:pt modelId="{EBDF933F-6087-4EBE-B59B-034244B69EC5}" type="pres">
      <dgm:prSet presAssocID="{73AFE009-8BBF-4F55-BCDB-0C0B50E41135}" presName="level3hierChild" presStyleCnt="0"/>
      <dgm:spPr/>
    </dgm:pt>
    <dgm:pt modelId="{71B4CD1D-CA9A-4774-8A62-AE3AF92D2BC1}" type="pres">
      <dgm:prSet presAssocID="{17CFE701-BF79-491D-8739-BB6B5E2FCAB3}" presName="conn2-1" presStyleLbl="parChTrans1D2" presStyleIdx="2" presStyleCnt="6"/>
      <dgm:spPr/>
    </dgm:pt>
    <dgm:pt modelId="{9EFDCDA9-C99E-43C6-BC81-C692505C0ABD}" type="pres">
      <dgm:prSet presAssocID="{17CFE701-BF79-491D-8739-BB6B5E2FCAB3}" presName="connTx" presStyleLbl="parChTrans1D2" presStyleIdx="2" presStyleCnt="6"/>
      <dgm:spPr/>
    </dgm:pt>
    <dgm:pt modelId="{00FDFCD4-5D7C-40D5-8AF7-08031B00B290}" type="pres">
      <dgm:prSet presAssocID="{02BCD84D-D29E-4B1B-B911-6E3A7BD79020}" presName="root2" presStyleCnt="0"/>
      <dgm:spPr/>
    </dgm:pt>
    <dgm:pt modelId="{DB732859-EFBC-4734-8F55-2D72E222E14B}" type="pres">
      <dgm:prSet presAssocID="{02BCD84D-D29E-4B1B-B911-6E3A7BD79020}" presName="LevelTwoTextNode" presStyleLbl="node2" presStyleIdx="2" presStyleCnt="6">
        <dgm:presLayoutVars>
          <dgm:chPref val="3"/>
        </dgm:presLayoutVars>
      </dgm:prSet>
      <dgm:spPr/>
    </dgm:pt>
    <dgm:pt modelId="{CBA1E4BB-5644-45E4-968D-B9653E6CC404}" type="pres">
      <dgm:prSet presAssocID="{02BCD84D-D29E-4B1B-B911-6E3A7BD79020}" presName="level3hierChild" presStyleCnt="0"/>
      <dgm:spPr/>
    </dgm:pt>
    <dgm:pt modelId="{0EE1B7DC-F735-4B46-A0A8-ADF2A223EDF1}" type="pres">
      <dgm:prSet presAssocID="{53103116-0A84-43D4-BA98-22610B055792}" presName="conn2-1" presStyleLbl="parChTrans1D2" presStyleIdx="3" presStyleCnt="6"/>
      <dgm:spPr/>
    </dgm:pt>
    <dgm:pt modelId="{F413E4FD-6D2B-4EF5-AC71-586B6161A6F5}" type="pres">
      <dgm:prSet presAssocID="{53103116-0A84-43D4-BA98-22610B055792}" presName="connTx" presStyleLbl="parChTrans1D2" presStyleIdx="3" presStyleCnt="6"/>
      <dgm:spPr/>
    </dgm:pt>
    <dgm:pt modelId="{6FD76ACA-00D9-4A5F-9394-1F22A609183F}" type="pres">
      <dgm:prSet presAssocID="{DAA20622-E30E-4BD6-917D-99D7A7DFF197}" presName="root2" presStyleCnt="0"/>
      <dgm:spPr/>
    </dgm:pt>
    <dgm:pt modelId="{739241C7-3396-4A0F-8D8B-504F04AD8E87}" type="pres">
      <dgm:prSet presAssocID="{DAA20622-E30E-4BD6-917D-99D7A7DFF197}" presName="LevelTwoTextNode" presStyleLbl="node2" presStyleIdx="3" presStyleCnt="6">
        <dgm:presLayoutVars>
          <dgm:chPref val="3"/>
        </dgm:presLayoutVars>
      </dgm:prSet>
      <dgm:spPr/>
    </dgm:pt>
    <dgm:pt modelId="{FD5820D4-4FDB-44CC-98AA-3B5D22168BDE}" type="pres">
      <dgm:prSet presAssocID="{DAA20622-E30E-4BD6-917D-99D7A7DFF197}" presName="level3hierChild" presStyleCnt="0"/>
      <dgm:spPr/>
    </dgm:pt>
    <dgm:pt modelId="{C1178366-51CE-4BA4-A35A-8961EB05FDFA}" type="pres">
      <dgm:prSet presAssocID="{6EC81E65-E3DB-4493-9454-5F9555BE5F8C}" presName="conn2-1" presStyleLbl="parChTrans1D2" presStyleIdx="4" presStyleCnt="6"/>
      <dgm:spPr/>
    </dgm:pt>
    <dgm:pt modelId="{528D1A88-8B3C-4A5A-9EB1-035558067FE1}" type="pres">
      <dgm:prSet presAssocID="{6EC81E65-E3DB-4493-9454-5F9555BE5F8C}" presName="connTx" presStyleLbl="parChTrans1D2" presStyleIdx="4" presStyleCnt="6"/>
      <dgm:spPr/>
    </dgm:pt>
    <dgm:pt modelId="{50E8D995-DB12-4886-8EAC-1B96747A6C04}" type="pres">
      <dgm:prSet presAssocID="{B5EAA30B-BDE9-4E42-BBD3-F55C571C11AD}" presName="root2" presStyleCnt="0"/>
      <dgm:spPr/>
    </dgm:pt>
    <dgm:pt modelId="{551374A0-BA09-483C-A30B-5C2619521811}" type="pres">
      <dgm:prSet presAssocID="{B5EAA30B-BDE9-4E42-BBD3-F55C571C11AD}" presName="LevelTwoTextNode" presStyleLbl="node2" presStyleIdx="4" presStyleCnt="6">
        <dgm:presLayoutVars>
          <dgm:chPref val="3"/>
        </dgm:presLayoutVars>
      </dgm:prSet>
      <dgm:spPr/>
    </dgm:pt>
    <dgm:pt modelId="{6209A7AD-67DA-40A6-B497-D14AF0944E8B}" type="pres">
      <dgm:prSet presAssocID="{B5EAA30B-BDE9-4E42-BBD3-F55C571C11AD}" presName="level3hierChild" presStyleCnt="0"/>
      <dgm:spPr/>
    </dgm:pt>
    <dgm:pt modelId="{63865538-ECC9-4D5A-A7F4-C224DCCEF8E9}" type="pres">
      <dgm:prSet presAssocID="{E656C3F6-28D1-40F5-BAA9-7385C0D68843}" presName="conn2-1" presStyleLbl="parChTrans1D2" presStyleIdx="5" presStyleCnt="6"/>
      <dgm:spPr/>
    </dgm:pt>
    <dgm:pt modelId="{C534862B-5246-4481-ADA8-440AACC07EE8}" type="pres">
      <dgm:prSet presAssocID="{E656C3F6-28D1-40F5-BAA9-7385C0D68843}" presName="connTx" presStyleLbl="parChTrans1D2" presStyleIdx="5" presStyleCnt="6"/>
      <dgm:spPr/>
    </dgm:pt>
    <dgm:pt modelId="{EC831D5E-2FD7-4313-9431-9B45DDF4DD6A}" type="pres">
      <dgm:prSet presAssocID="{F86369F5-C453-4B48-8F01-B46E46EEAA6E}" presName="root2" presStyleCnt="0"/>
      <dgm:spPr/>
    </dgm:pt>
    <dgm:pt modelId="{495069BE-E7FA-4B79-AE35-AE4AA99DD257}" type="pres">
      <dgm:prSet presAssocID="{F86369F5-C453-4B48-8F01-B46E46EEAA6E}" presName="LevelTwoTextNode" presStyleLbl="node2" presStyleIdx="5" presStyleCnt="6">
        <dgm:presLayoutVars>
          <dgm:chPref val="3"/>
        </dgm:presLayoutVars>
      </dgm:prSet>
      <dgm:spPr/>
    </dgm:pt>
    <dgm:pt modelId="{49D37A81-52F5-40B1-9D5D-C0966D17173B}" type="pres">
      <dgm:prSet presAssocID="{F86369F5-C453-4B48-8F01-B46E46EEAA6E}" presName="level3hierChild" presStyleCnt="0"/>
      <dgm:spPr/>
    </dgm:pt>
  </dgm:ptLst>
  <dgm:cxnLst>
    <dgm:cxn modelId="{DE4C0704-54F7-4DA5-9E48-BC771A0DD12C}" srcId="{62AEBB4B-FDC0-4FF0-A95E-425D9FB55A1D}" destId="{02BCD84D-D29E-4B1B-B911-6E3A7BD79020}" srcOrd="2" destOrd="0" parTransId="{17CFE701-BF79-491D-8739-BB6B5E2FCAB3}" sibTransId="{A6E79262-CD91-4EEB-9B87-BDCD2F32660A}"/>
    <dgm:cxn modelId="{D12F7F07-2CF0-458A-BC7D-D4687D37E65D}" type="presOf" srcId="{53103116-0A84-43D4-BA98-22610B055792}" destId="{F413E4FD-6D2B-4EF5-AC71-586B6161A6F5}" srcOrd="1" destOrd="0" presId="urn:microsoft.com/office/officeart/2008/layout/HorizontalMultiLevelHierarchy"/>
    <dgm:cxn modelId="{1D9ECB09-6559-4902-8225-9CDAD9A22857}" srcId="{62AEBB4B-FDC0-4FF0-A95E-425D9FB55A1D}" destId="{DAA20622-E30E-4BD6-917D-99D7A7DFF197}" srcOrd="3" destOrd="0" parTransId="{53103116-0A84-43D4-BA98-22610B055792}" sibTransId="{2AFF1FB2-3109-4D71-9DBB-5CDCDEBB8272}"/>
    <dgm:cxn modelId="{7B065313-C465-4F18-AAA5-BD32D85F7AA5}" type="presOf" srcId="{E656C3F6-28D1-40F5-BAA9-7385C0D68843}" destId="{C534862B-5246-4481-ADA8-440AACC07EE8}" srcOrd="1" destOrd="0" presId="urn:microsoft.com/office/officeart/2008/layout/HorizontalMultiLevelHierarchy"/>
    <dgm:cxn modelId="{1E914114-CA0D-43EF-9A04-001E18779E20}" type="presOf" srcId="{17CFE701-BF79-491D-8739-BB6B5E2FCAB3}" destId="{9EFDCDA9-C99E-43C6-BC81-C692505C0ABD}" srcOrd="1" destOrd="0" presId="urn:microsoft.com/office/officeart/2008/layout/HorizontalMultiLevelHierarchy"/>
    <dgm:cxn modelId="{50828A15-5101-4214-8DF6-D3772CF6A96C}" type="presOf" srcId="{6EC81E65-E3DB-4493-9454-5F9555BE5F8C}" destId="{528D1A88-8B3C-4A5A-9EB1-035558067FE1}" srcOrd="1" destOrd="0" presId="urn:microsoft.com/office/officeart/2008/layout/HorizontalMultiLevelHierarchy"/>
    <dgm:cxn modelId="{3B0E6E19-2B7D-4733-8F45-966646BE09EE}" type="presOf" srcId="{B4D86CAD-7901-4FA2-8FAC-A92F738B13C0}" destId="{4660F0E6-987A-42CD-8642-57A57AA2E5A5}" srcOrd="0" destOrd="0" presId="urn:microsoft.com/office/officeart/2008/layout/HorizontalMultiLevelHierarchy"/>
    <dgm:cxn modelId="{B7155F1B-780B-45B1-9855-6BD57BC49EF6}" srcId="{62AEBB4B-FDC0-4FF0-A95E-425D9FB55A1D}" destId="{B5EAA30B-BDE9-4E42-BBD3-F55C571C11AD}" srcOrd="4" destOrd="0" parTransId="{6EC81E65-E3DB-4493-9454-5F9555BE5F8C}" sibTransId="{AD512648-3DF2-4328-B15A-7B8C43758FBA}"/>
    <dgm:cxn modelId="{DEC18136-F9A9-4A2B-BAFF-34A6BF16F2DF}" type="presOf" srcId="{40BF5D49-EEE7-4CFA-BA46-FB45805B5B80}" destId="{ADED8F0E-98B0-4643-96BD-4E43BD33F1BD}" srcOrd="0" destOrd="0" presId="urn:microsoft.com/office/officeart/2008/layout/HorizontalMultiLevelHierarchy"/>
    <dgm:cxn modelId="{95766639-D6E7-4CFE-B257-B92FD1DFD472}" type="presOf" srcId="{6FF34792-65DA-4506-8A65-04EE6E6A5C07}" destId="{0DE23889-E0F1-4FC3-81B5-951BD73DE287}" srcOrd="1" destOrd="0" presId="urn:microsoft.com/office/officeart/2008/layout/HorizontalMultiLevelHierarchy"/>
    <dgm:cxn modelId="{E2E4703A-01A3-40F5-A77A-92B01781D442}" type="presOf" srcId="{0EC2CB2D-3261-4EA5-9584-6B7225869B3E}" destId="{0F7FE45D-0638-42B8-A934-56CED02EAA26}" srcOrd="0" destOrd="0" presId="urn:microsoft.com/office/officeart/2008/layout/HorizontalMultiLevelHierarchy"/>
    <dgm:cxn modelId="{162B303E-DC3A-44F3-8DD6-5B28914C45EF}" type="presOf" srcId="{6EC81E65-E3DB-4493-9454-5F9555BE5F8C}" destId="{C1178366-51CE-4BA4-A35A-8961EB05FDFA}" srcOrd="0" destOrd="0" presId="urn:microsoft.com/office/officeart/2008/layout/HorizontalMultiLevelHierarchy"/>
    <dgm:cxn modelId="{EF4CC95D-725B-418F-A85B-1F7C9A6FE341}" srcId="{B4D86CAD-7901-4FA2-8FAC-A92F738B13C0}" destId="{1D9DDF23-C7A8-43EE-A71B-6CE053D5D7D1}" srcOrd="0" destOrd="0" parTransId="{6FF34792-65DA-4506-8A65-04EE6E6A5C07}" sibTransId="{F6FD27A5-9BFC-4BFE-A6F6-3A2269E6F6CF}"/>
    <dgm:cxn modelId="{5C7CBD42-6CA5-4AAC-A3D0-3890237C1F27}" type="presOf" srcId="{E656C3F6-28D1-40F5-BAA9-7385C0D68843}" destId="{63865538-ECC9-4D5A-A7F4-C224DCCEF8E9}" srcOrd="0" destOrd="0" presId="urn:microsoft.com/office/officeart/2008/layout/HorizontalMultiLevelHierarchy"/>
    <dgm:cxn modelId="{875E9163-70BF-4AB0-9E95-0F0730ADA626}" srcId="{0EC2CB2D-3261-4EA5-9584-6B7225869B3E}" destId="{62AEBB4B-FDC0-4FF0-A95E-425D9FB55A1D}" srcOrd="0" destOrd="0" parTransId="{9709B1BF-BB30-4D70-BDE4-7F75B59C8A93}" sibTransId="{4646A119-2326-455B-AB1C-1C0D94950B6B}"/>
    <dgm:cxn modelId="{CA3CC563-E6DB-4B73-92C8-9484D076ADB0}" srcId="{B4D86CAD-7901-4FA2-8FAC-A92F738B13C0}" destId="{73AFE009-8BBF-4F55-BCDB-0C0B50E41135}" srcOrd="1" destOrd="0" parTransId="{FE510035-CF12-4CCC-81F0-649B29E3A795}" sibTransId="{A56AF33A-4E3F-4923-94D9-0E68AB9B790D}"/>
    <dgm:cxn modelId="{E2E80B6C-E65D-48AB-8E3E-6EDB8730A4AE}" type="presOf" srcId="{310FEC21-DD98-4337-B7D8-9E65C99DF8EB}" destId="{9450C4C0-504C-4030-A310-976F8727B52C}" srcOrd="0" destOrd="0" presId="urn:microsoft.com/office/officeart/2008/layout/HorizontalMultiLevelHierarchy"/>
    <dgm:cxn modelId="{358ED94E-5230-4EE9-92FA-59C7D738A344}" type="presOf" srcId="{FE510035-CF12-4CCC-81F0-649B29E3A795}" destId="{BF51E55A-C53F-4CFC-AAB5-9D786F049EA6}" srcOrd="1" destOrd="0" presId="urn:microsoft.com/office/officeart/2008/layout/HorizontalMultiLevelHierarchy"/>
    <dgm:cxn modelId="{DF145C4F-43E6-4B2E-A44A-7CC7F75C6A02}" type="presOf" srcId="{73AFE009-8BBF-4F55-BCDB-0C0B50E41135}" destId="{ADA2E79D-D8F5-451D-8FE6-C04D2F332D41}" srcOrd="0" destOrd="0" presId="urn:microsoft.com/office/officeart/2008/layout/HorizontalMultiLevelHierarchy"/>
    <dgm:cxn modelId="{D8411B74-CA28-44FC-ADDC-35A7D0C287ED}" type="presOf" srcId="{53103116-0A84-43D4-BA98-22610B055792}" destId="{0EE1B7DC-F735-4B46-A0A8-ADF2A223EDF1}" srcOrd="0" destOrd="0" presId="urn:microsoft.com/office/officeart/2008/layout/HorizontalMultiLevelHierarchy"/>
    <dgm:cxn modelId="{E484EA75-36C9-4E74-B362-680BF31AE60A}" type="presOf" srcId="{B5EAA30B-BDE9-4E42-BBD3-F55C571C11AD}" destId="{551374A0-BA09-483C-A30B-5C2619521811}" srcOrd="0" destOrd="0" presId="urn:microsoft.com/office/officeart/2008/layout/HorizontalMultiLevelHierarchy"/>
    <dgm:cxn modelId="{553E0E58-695E-49B1-B364-475D2B7CD75A}" type="presOf" srcId="{DAA20622-E30E-4BD6-917D-99D7A7DFF197}" destId="{739241C7-3396-4A0F-8D8B-504F04AD8E87}" srcOrd="0" destOrd="0" presId="urn:microsoft.com/office/officeart/2008/layout/HorizontalMultiLevelHierarchy"/>
    <dgm:cxn modelId="{EA04FE88-7B98-47D2-BC47-3315866CE7F5}" srcId="{62AEBB4B-FDC0-4FF0-A95E-425D9FB55A1D}" destId="{B4D86CAD-7901-4FA2-8FAC-A92F738B13C0}" srcOrd="1" destOrd="0" parTransId="{3FEE5F65-31E3-4209-B899-B83D12D8B3CA}" sibTransId="{6B5C9100-E417-4342-87F2-79308C8FAB40}"/>
    <dgm:cxn modelId="{5BF39F8F-B819-40C9-8D2C-2AE547F3F312}" type="presOf" srcId="{04ADF27F-795F-463F-B825-9F02E2E4D15C}" destId="{3F9BF33C-DEBA-4461-AB33-05A17ED235AA}" srcOrd="1" destOrd="0" presId="urn:microsoft.com/office/officeart/2008/layout/HorizontalMultiLevelHierarchy"/>
    <dgm:cxn modelId="{149F6C94-F141-49E7-B11B-014054CC2B6A}" type="presOf" srcId="{1D9DDF23-C7A8-43EE-A71B-6CE053D5D7D1}" destId="{F04E978F-3464-43A4-A250-F03F8778B40B}" srcOrd="0" destOrd="0" presId="urn:microsoft.com/office/officeart/2008/layout/HorizontalMultiLevelHierarchy"/>
    <dgm:cxn modelId="{F65BED95-ED1E-46B9-8300-3F22E6D8A65D}" type="presOf" srcId="{62AEBB4B-FDC0-4FF0-A95E-425D9FB55A1D}" destId="{3330CD20-2FB3-4A5C-896A-96578156608D}" srcOrd="0" destOrd="0" presId="urn:microsoft.com/office/officeart/2008/layout/HorizontalMultiLevelHierarchy"/>
    <dgm:cxn modelId="{20490596-F364-40F4-99FB-139ECEA41E6B}" type="presOf" srcId="{3FEE5F65-31E3-4209-B899-B83D12D8B3CA}" destId="{7D197F34-96C5-482D-8111-D6482A4A599C}" srcOrd="0" destOrd="0" presId="urn:microsoft.com/office/officeart/2008/layout/HorizontalMultiLevelHierarchy"/>
    <dgm:cxn modelId="{FF9EC39C-0315-4098-94E1-5CEB88092B24}" type="presOf" srcId="{3FEE5F65-31E3-4209-B899-B83D12D8B3CA}" destId="{B211FAC5-CD00-4F96-87B4-B8E7D8630795}" srcOrd="1" destOrd="0" presId="urn:microsoft.com/office/officeart/2008/layout/HorizontalMultiLevelHierarchy"/>
    <dgm:cxn modelId="{D48D1C9D-18E4-4454-983A-BDDAC1F0DB49}" srcId="{40BF5D49-EEE7-4CFA-BA46-FB45805B5B80}" destId="{154805B6-9EF6-4AAA-AC3E-5FA02AA03314}" srcOrd="1" destOrd="0" parTransId="{310FEC21-DD98-4337-B7D8-9E65C99DF8EB}" sibTransId="{CD5C75A1-20E5-491F-BAA1-F2A4746C2214}"/>
    <dgm:cxn modelId="{195872A3-8D94-409F-8E0B-8CC55BA5CA50}" type="presOf" srcId="{02BCD84D-D29E-4B1B-B911-6E3A7BD79020}" destId="{DB732859-EFBC-4734-8F55-2D72E222E14B}" srcOrd="0" destOrd="0" presId="urn:microsoft.com/office/officeart/2008/layout/HorizontalMultiLevelHierarchy"/>
    <dgm:cxn modelId="{04BC96A8-A7E5-48EE-8C2C-DD4F05B1F379}" type="presOf" srcId="{1C9FF583-3D1C-4CAD-9168-F7AE474535E2}" destId="{96545A2F-8D02-4997-A268-9790194868B9}" srcOrd="1" destOrd="0" presId="urn:microsoft.com/office/officeart/2008/layout/HorizontalMultiLevelHierarchy"/>
    <dgm:cxn modelId="{9CD4D3AD-E19D-4382-A7A4-B9499E1C41AF}" type="presOf" srcId="{310FEC21-DD98-4337-B7D8-9E65C99DF8EB}" destId="{5571454A-66D7-40A0-B2A2-FDFA4A834256}" srcOrd="1" destOrd="0" presId="urn:microsoft.com/office/officeart/2008/layout/HorizontalMultiLevelHierarchy"/>
    <dgm:cxn modelId="{F1FB29B9-1F66-4CCE-9394-073B66201058}" type="presOf" srcId="{17CFE701-BF79-491D-8739-BB6B5E2FCAB3}" destId="{71B4CD1D-CA9A-4774-8A62-AE3AF92D2BC1}" srcOrd="0" destOrd="0" presId="urn:microsoft.com/office/officeart/2008/layout/HorizontalMultiLevelHierarchy"/>
    <dgm:cxn modelId="{37CE96BC-E977-4195-B7B7-6E6E3FD756B8}" type="presOf" srcId="{1C9FF583-3D1C-4CAD-9168-F7AE474535E2}" destId="{F2B14420-4023-4CA9-B2CC-895F4266ACBA}" srcOrd="0" destOrd="0" presId="urn:microsoft.com/office/officeart/2008/layout/HorizontalMultiLevelHierarchy"/>
    <dgm:cxn modelId="{CB03A5C2-54F5-4B10-B9F9-46A4F9214624}" srcId="{62AEBB4B-FDC0-4FF0-A95E-425D9FB55A1D}" destId="{40BF5D49-EEE7-4CFA-BA46-FB45805B5B80}" srcOrd="0" destOrd="0" parTransId="{1C9FF583-3D1C-4CAD-9168-F7AE474535E2}" sibTransId="{DF12BF56-8740-4F20-9EFC-C8DCA8474C4E}"/>
    <dgm:cxn modelId="{C69BD6C6-BFCC-4E47-8AFD-C8756C5E1BB3}" type="presOf" srcId="{154805B6-9EF6-4AAA-AC3E-5FA02AA03314}" destId="{72B6EC95-72D2-4700-939C-E6D7CD62CC12}" srcOrd="0" destOrd="0" presId="urn:microsoft.com/office/officeart/2008/layout/HorizontalMultiLevelHierarchy"/>
    <dgm:cxn modelId="{3A50F1CB-8539-4565-AE91-C54F4ABD5781}" srcId="{62AEBB4B-FDC0-4FF0-A95E-425D9FB55A1D}" destId="{F86369F5-C453-4B48-8F01-B46E46EEAA6E}" srcOrd="5" destOrd="0" parTransId="{E656C3F6-28D1-40F5-BAA9-7385C0D68843}" sibTransId="{22414178-92E2-4148-80AB-E0A4475D04D1}"/>
    <dgm:cxn modelId="{AC8248CC-43CC-4A9E-BFD2-3CD19F9B2BB6}" type="presOf" srcId="{04ADF27F-795F-463F-B825-9F02E2E4D15C}" destId="{4B9DAFF1-5C1D-4403-945B-D2A470AB3D78}" srcOrd="0" destOrd="0" presId="urn:microsoft.com/office/officeart/2008/layout/HorizontalMultiLevelHierarchy"/>
    <dgm:cxn modelId="{DF2B15D6-541C-4537-A6B8-0967585BB127}" srcId="{40BF5D49-EEE7-4CFA-BA46-FB45805B5B80}" destId="{01243DD1-955D-42F8-B13F-89A927D3EAA8}" srcOrd="0" destOrd="0" parTransId="{04ADF27F-795F-463F-B825-9F02E2E4D15C}" sibTransId="{9D3657D9-15E9-4B10-A602-1505FF74A7AA}"/>
    <dgm:cxn modelId="{180210D8-4FF8-419B-A0AC-9F2A47B57848}" type="presOf" srcId="{6FF34792-65DA-4506-8A65-04EE6E6A5C07}" destId="{B3DEE09E-2848-4B5E-9882-85721DA504B6}" srcOrd="0" destOrd="0" presId="urn:microsoft.com/office/officeart/2008/layout/HorizontalMultiLevelHierarchy"/>
    <dgm:cxn modelId="{1D1AEBE4-63BA-4953-9C01-16D8F1D3C286}" type="presOf" srcId="{01243DD1-955D-42F8-B13F-89A927D3EAA8}" destId="{3EB04143-1A72-4E93-9C6F-9506318ADBCC}" srcOrd="0" destOrd="0" presId="urn:microsoft.com/office/officeart/2008/layout/HorizontalMultiLevelHierarchy"/>
    <dgm:cxn modelId="{92FE66F2-BBBB-45AE-9338-D8602FBBDB45}" type="presOf" srcId="{F86369F5-C453-4B48-8F01-B46E46EEAA6E}" destId="{495069BE-E7FA-4B79-AE35-AE4AA99DD257}" srcOrd="0" destOrd="0" presId="urn:microsoft.com/office/officeart/2008/layout/HorizontalMultiLevelHierarchy"/>
    <dgm:cxn modelId="{A6EDE2F5-EB9B-4C55-8D59-534DC2CF79EC}" type="presOf" srcId="{FE510035-CF12-4CCC-81F0-649B29E3A795}" destId="{B378711D-D67F-4D76-AE29-91A19CA41601}" srcOrd="0" destOrd="0" presId="urn:microsoft.com/office/officeart/2008/layout/HorizontalMultiLevelHierarchy"/>
    <dgm:cxn modelId="{D68F5400-6BDB-41A8-B951-F81A2274D19A}" type="presParOf" srcId="{0F7FE45D-0638-42B8-A934-56CED02EAA26}" destId="{52169D78-7E84-4BDA-B914-BF09DC8C6CB3}" srcOrd="0" destOrd="0" presId="urn:microsoft.com/office/officeart/2008/layout/HorizontalMultiLevelHierarchy"/>
    <dgm:cxn modelId="{35EB2A6A-0975-4A15-B362-BD749EEBC42E}" type="presParOf" srcId="{52169D78-7E84-4BDA-B914-BF09DC8C6CB3}" destId="{3330CD20-2FB3-4A5C-896A-96578156608D}" srcOrd="0" destOrd="0" presId="urn:microsoft.com/office/officeart/2008/layout/HorizontalMultiLevelHierarchy"/>
    <dgm:cxn modelId="{C841A260-23C2-4BB5-A636-FD139D7612E3}" type="presParOf" srcId="{52169D78-7E84-4BDA-B914-BF09DC8C6CB3}" destId="{057B8575-863C-4F6A-83EE-492DDAA16445}" srcOrd="1" destOrd="0" presId="urn:microsoft.com/office/officeart/2008/layout/HorizontalMultiLevelHierarchy"/>
    <dgm:cxn modelId="{B9FD1AED-B767-48E4-8E33-BD366C5262D6}" type="presParOf" srcId="{057B8575-863C-4F6A-83EE-492DDAA16445}" destId="{F2B14420-4023-4CA9-B2CC-895F4266ACBA}" srcOrd="0" destOrd="0" presId="urn:microsoft.com/office/officeart/2008/layout/HorizontalMultiLevelHierarchy"/>
    <dgm:cxn modelId="{DDFD3532-F86F-42AC-BA6F-4A2DA713E465}" type="presParOf" srcId="{F2B14420-4023-4CA9-B2CC-895F4266ACBA}" destId="{96545A2F-8D02-4997-A268-9790194868B9}" srcOrd="0" destOrd="0" presId="urn:microsoft.com/office/officeart/2008/layout/HorizontalMultiLevelHierarchy"/>
    <dgm:cxn modelId="{78073937-CA4F-480E-A966-88F72A6F08F1}" type="presParOf" srcId="{057B8575-863C-4F6A-83EE-492DDAA16445}" destId="{2736D0C8-3CA0-45CE-8574-C2F5E4A129A7}" srcOrd="1" destOrd="0" presId="urn:microsoft.com/office/officeart/2008/layout/HorizontalMultiLevelHierarchy"/>
    <dgm:cxn modelId="{146A7B4E-1707-4050-8D57-29E5967E28FD}" type="presParOf" srcId="{2736D0C8-3CA0-45CE-8574-C2F5E4A129A7}" destId="{ADED8F0E-98B0-4643-96BD-4E43BD33F1BD}" srcOrd="0" destOrd="0" presId="urn:microsoft.com/office/officeart/2008/layout/HorizontalMultiLevelHierarchy"/>
    <dgm:cxn modelId="{B198E33A-F495-4899-9A71-55859AED5FC8}" type="presParOf" srcId="{2736D0C8-3CA0-45CE-8574-C2F5E4A129A7}" destId="{B4170CB9-45AA-465E-97B6-131E0A9A9261}" srcOrd="1" destOrd="0" presId="urn:microsoft.com/office/officeart/2008/layout/HorizontalMultiLevelHierarchy"/>
    <dgm:cxn modelId="{01B053C0-A6E8-4E33-9B2B-5C045582516E}" type="presParOf" srcId="{B4170CB9-45AA-465E-97B6-131E0A9A9261}" destId="{4B9DAFF1-5C1D-4403-945B-D2A470AB3D78}" srcOrd="0" destOrd="0" presId="urn:microsoft.com/office/officeart/2008/layout/HorizontalMultiLevelHierarchy"/>
    <dgm:cxn modelId="{2459BB1E-6085-49FF-9424-79E66D2CE9DF}" type="presParOf" srcId="{4B9DAFF1-5C1D-4403-945B-D2A470AB3D78}" destId="{3F9BF33C-DEBA-4461-AB33-05A17ED235AA}" srcOrd="0" destOrd="0" presId="urn:microsoft.com/office/officeart/2008/layout/HorizontalMultiLevelHierarchy"/>
    <dgm:cxn modelId="{7C0C4BF3-49AD-42C2-A203-BB474C8A5070}" type="presParOf" srcId="{B4170CB9-45AA-465E-97B6-131E0A9A9261}" destId="{0E52D82C-A963-437B-A3C5-B8C3F92207FF}" srcOrd="1" destOrd="0" presId="urn:microsoft.com/office/officeart/2008/layout/HorizontalMultiLevelHierarchy"/>
    <dgm:cxn modelId="{75933DCF-1EFF-4A09-AC31-72042E7AB881}" type="presParOf" srcId="{0E52D82C-A963-437B-A3C5-B8C3F92207FF}" destId="{3EB04143-1A72-4E93-9C6F-9506318ADBCC}" srcOrd="0" destOrd="0" presId="urn:microsoft.com/office/officeart/2008/layout/HorizontalMultiLevelHierarchy"/>
    <dgm:cxn modelId="{509C2056-6284-49A1-8C43-7C74D3A2965E}" type="presParOf" srcId="{0E52D82C-A963-437B-A3C5-B8C3F92207FF}" destId="{3B67B604-CAF4-4AD6-A00E-A4A618372525}" srcOrd="1" destOrd="0" presId="urn:microsoft.com/office/officeart/2008/layout/HorizontalMultiLevelHierarchy"/>
    <dgm:cxn modelId="{F4BF1EFE-EE2F-421F-8EEF-C53BDA7FFB0B}" type="presParOf" srcId="{B4170CB9-45AA-465E-97B6-131E0A9A9261}" destId="{9450C4C0-504C-4030-A310-976F8727B52C}" srcOrd="2" destOrd="0" presId="urn:microsoft.com/office/officeart/2008/layout/HorizontalMultiLevelHierarchy"/>
    <dgm:cxn modelId="{F1D06ECD-3AB5-4727-9666-47032FACB09C}" type="presParOf" srcId="{9450C4C0-504C-4030-A310-976F8727B52C}" destId="{5571454A-66D7-40A0-B2A2-FDFA4A834256}" srcOrd="0" destOrd="0" presId="urn:microsoft.com/office/officeart/2008/layout/HorizontalMultiLevelHierarchy"/>
    <dgm:cxn modelId="{29319E1E-E9CB-4DA7-B01D-AA053F0111FC}" type="presParOf" srcId="{B4170CB9-45AA-465E-97B6-131E0A9A9261}" destId="{13390578-15D2-4B1D-BF59-0C8910A22DF3}" srcOrd="3" destOrd="0" presId="urn:microsoft.com/office/officeart/2008/layout/HorizontalMultiLevelHierarchy"/>
    <dgm:cxn modelId="{CD437C86-C3BE-42A1-831F-2C4BDAAF5134}" type="presParOf" srcId="{13390578-15D2-4B1D-BF59-0C8910A22DF3}" destId="{72B6EC95-72D2-4700-939C-E6D7CD62CC12}" srcOrd="0" destOrd="0" presId="urn:microsoft.com/office/officeart/2008/layout/HorizontalMultiLevelHierarchy"/>
    <dgm:cxn modelId="{3A2EFB4C-DA1D-4FE6-8E07-2034DE0DE200}" type="presParOf" srcId="{13390578-15D2-4B1D-BF59-0C8910A22DF3}" destId="{E8F63649-ED23-4391-9FE8-2CD08C987FC5}" srcOrd="1" destOrd="0" presId="urn:microsoft.com/office/officeart/2008/layout/HorizontalMultiLevelHierarchy"/>
    <dgm:cxn modelId="{3A342389-4CBF-40D6-ADBC-697104797123}" type="presParOf" srcId="{057B8575-863C-4F6A-83EE-492DDAA16445}" destId="{7D197F34-96C5-482D-8111-D6482A4A599C}" srcOrd="2" destOrd="0" presId="urn:microsoft.com/office/officeart/2008/layout/HorizontalMultiLevelHierarchy"/>
    <dgm:cxn modelId="{29305D8F-1382-439D-9B35-1613089D7C0E}" type="presParOf" srcId="{7D197F34-96C5-482D-8111-D6482A4A599C}" destId="{B211FAC5-CD00-4F96-87B4-B8E7D8630795}" srcOrd="0" destOrd="0" presId="urn:microsoft.com/office/officeart/2008/layout/HorizontalMultiLevelHierarchy"/>
    <dgm:cxn modelId="{EBDE3383-57B6-48E0-99DD-255CD7DF8FC8}" type="presParOf" srcId="{057B8575-863C-4F6A-83EE-492DDAA16445}" destId="{B2FD06DC-09E7-4495-BA50-B21F4F0BCC94}" srcOrd="3" destOrd="0" presId="urn:microsoft.com/office/officeart/2008/layout/HorizontalMultiLevelHierarchy"/>
    <dgm:cxn modelId="{AC98298C-8095-4233-BB8F-FE58E5E64600}" type="presParOf" srcId="{B2FD06DC-09E7-4495-BA50-B21F4F0BCC94}" destId="{4660F0E6-987A-42CD-8642-57A57AA2E5A5}" srcOrd="0" destOrd="0" presId="urn:microsoft.com/office/officeart/2008/layout/HorizontalMultiLevelHierarchy"/>
    <dgm:cxn modelId="{C299E1E6-9659-4D72-AEB4-307928204F82}" type="presParOf" srcId="{B2FD06DC-09E7-4495-BA50-B21F4F0BCC94}" destId="{BC7B2778-D4F0-4DBF-9793-0579F1167458}" srcOrd="1" destOrd="0" presId="urn:microsoft.com/office/officeart/2008/layout/HorizontalMultiLevelHierarchy"/>
    <dgm:cxn modelId="{535F91E7-B2CD-4D53-AC27-F93085E48BC7}" type="presParOf" srcId="{BC7B2778-D4F0-4DBF-9793-0579F1167458}" destId="{B3DEE09E-2848-4B5E-9882-85721DA504B6}" srcOrd="0" destOrd="0" presId="urn:microsoft.com/office/officeart/2008/layout/HorizontalMultiLevelHierarchy"/>
    <dgm:cxn modelId="{6377628E-25AB-4997-AB9C-A6665FAF83AE}" type="presParOf" srcId="{B3DEE09E-2848-4B5E-9882-85721DA504B6}" destId="{0DE23889-E0F1-4FC3-81B5-951BD73DE287}" srcOrd="0" destOrd="0" presId="urn:microsoft.com/office/officeart/2008/layout/HorizontalMultiLevelHierarchy"/>
    <dgm:cxn modelId="{EEE14FF9-30C8-41A3-BAAB-FC63F21E1F4A}" type="presParOf" srcId="{BC7B2778-D4F0-4DBF-9793-0579F1167458}" destId="{43B3E1DB-9DD0-4D2F-B8F9-114667B8D874}" srcOrd="1" destOrd="0" presId="urn:microsoft.com/office/officeart/2008/layout/HorizontalMultiLevelHierarchy"/>
    <dgm:cxn modelId="{A4E38195-958B-43C5-8C89-C8CC4F378971}" type="presParOf" srcId="{43B3E1DB-9DD0-4D2F-B8F9-114667B8D874}" destId="{F04E978F-3464-43A4-A250-F03F8778B40B}" srcOrd="0" destOrd="0" presId="urn:microsoft.com/office/officeart/2008/layout/HorizontalMultiLevelHierarchy"/>
    <dgm:cxn modelId="{E25C1CEC-DD2C-4797-B361-3B382D796A1D}" type="presParOf" srcId="{43B3E1DB-9DD0-4D2F-B8F9-114667B8D874}" destId="{D66B5484-7B01-413B-ABD5-C73E903B1866}" srcOrd="1" destOrd="0" presId="urn:microsoft.com/office/officeart/2008/layout/HorizontalMultiLevelHierarchy"/>
    <dgm:cxn modelId="{3F733CC6-3CB0-4712-BDFA-AA95A66832B1}" type="presParOf" srcId="{BC7B2778-D4F0-4DBF-9793-0579F1167458}" destId="{B378711D-D67F-4D76-AE29-91A19CA41601}" srcOrd="2" destOrd="0" presId="urn:microsoft.com/office/officeart/2008/layout/HorizontalMultiLevelHierarchy"/>
    <dgm:cxn modelId="{3323D914-E95D-4CAB-8054-2DDB65AE6EA8}" type="presParOf" srcId="{B378711D-D67F-4D76-AE29-91A19CA41601}" destId="{BF51E55A-C53F-4CFC-AAB5-9D786F049EA6}" srcOrd="0" destOrd="0" presId="urn:microsoft.com/office/officeart/2008/layout/HorizontalMultiLevelHierarchy"/>
    <dgm:cxn modelId="{91A9C831-A735-4EC8-BBBE-5E50F50C780A}" type="presParOf" srcId="{BC7B2778-D4F0-4DBF-9793-0579F1167458}" destId="{E8467A9F-E048-423E-97AB-35A5E8DAC550}" srcOrd="3" destOrd="0" presId="urn:microsoft.com/office/officeart/2008/layout/HorizontalMultiLevelHierarchy"/>
    <dgm:cxn modelId="{EA219EB8-8E05-43F3-9443-35ED9BECF420}" type="presParOf" srcId="{E8467A9F-E048-423E-97AB-35A5E8DAC550}" destId="{ADA2E79D-D8F5-451D-8FE6-C04D2F332D41}" srcOrd="0" destOrd="0" presId="urn:microsoft.com/office/officeart/2008/layout/HorizontalMultiLevelHierarchy"/>
    <dgm:cxn modelId="{F17540E4-6A1B-4B6E-8CDC-819F48D099E0}" type="presParOf" srcId="{E8467A9F-E048-423E-97AB-35A5E8DAC550}" destId="{EBDF933F-6087-4EBE-B59B-034244B69EC5}" srcOrd="1" destOrd="0" presId="urn:microsoft.com/office/officeart/2008/layout/HorizontalMultiLevelHierarchy"/>
    <dgm:cxn modelId="{E00235CD-8A4F-4030-8666-569BA4113BD5}" type="presParOf" srcId="{057B8575-863C-4F6A-83EE-492DDAA16445}" destId="{71B4CD1D-CA9A-4774-8A62-AE3AF92D2BC1}" srcOrd="4" destOrd="0" presId="urn:microsoft.com/office/officeart/2008/layout/HorizontalMultiLevelHierarchy"/>
    <dgm:cxn modelId="{9BB9019C-E180-47FF-BB72-060BCD6DF9CA}" type="presParOf" srcId="{71B4CD1D-CA9A-4774-8A62-AE3AF92D2BC1}" destId="{9EFDCDA9-C99E-43C6-BC81-C692505C0ABD}" srcOrd="0" destOrd="0" presId="urn:microsoft.com/office/officeart/2008/layout/HorizontalMultiLevelHierarchy"/>
    <dgm:cxn modelId="{8B9C109E-02CD-4310-B124-423E8470203F}" type="presParOf" srcId="{057B8575-863C-4F6A-83EE-492DDAA16445}" destId="{00FDFCD4-5D7C-40D5-8AF7-08031B00B290}" srcOrd="5" destOrd="0" presId="urn:microsoft.com/office/officeart/2008/layout/HorizontalMultiLevelHierarchy"/>
    <dgm:cxn modelId="{88057729-40DC-405E-88B9-87890E00549E}" type="presParOf" srcId="{00FDFCD4-5D7C-40D5-8AF7-08031B00B290}" destId="{DB732859-EFBC-4734-8F55-2D72E222E14B}" srcOrd="0" destOrd="0" presId="urn:microsoft.com/office/officeart/2008/layout/HorizontalMultiLevelHierarchy"/>
    <dgm:cxn modelId="{7CCDFDF8-6AC6-49D5-8676-1DFAF27701C6}" type="presParOf" srcId="{00FDFCD4-5D7C-40D5-8AF7-08031B00B290}" destId="{CBA1E4BB-5644-45E4-968D-B9653E6CC404}" srcOrd="1" destOrd="0" presId="urn:microsoft.com/office/officeart/2008/layout/HorizontalMultiLevelHierarchy"/>
    <dgm:cxn modelId="{77A8238B-3C3C-4426-B4AA-7AE8522F61B3}" type="presParOf" srcId="{057B8575-863C-4F6A-83EE-492DDAA16445}" destId="{0EE1B7DC-F735-4B46-A0A8-ADF2A223EDF1}" srcOrd="6" destOrd="0" presId="urn:microsoft.com/office/officeart/2008/layout/HorizontalMultiLevelHierarchy"/>
    <dgm:cxn modelId="{8615393D-E16E-4B30-B6EE-C08AFFFDA268}" type="presParOf" srcId="{0EE1B7DC-F735-4B46-A0A8-ADF2A223EDF1}" destId="{F413E4FD-6D2B-4EF5-AC71-586B6161A6F5}" srcOrd="0" destOrd="0" presId="urn:microsoft.com/office/officeart/2008/layout/HorizontalMultiLevelHierarchy"/>
    <dgm:cxn modelId="{A4C7EA5F-0E94-484F-9FB1-287C67652247}" type="presParOf" srcId="{057B8575-863C-4F6A-83EE-492DDAA16445}" destId="{6FD76ACA-00D9-4A5F-9394-1F22A609183F}" srcOrd="7" destOrd="0" presId="urn:microsoft.com/office/officeart/2008/layout/HorizontalMultiLevelHierarchy"/>
    <dgm:cxn modelId="{10AE6890-2184-4556-A4C2-A93EA2A7BC3A}" type="presParOf" srcId="{6FD76ACA-00D9-4A5F-9394-1F22A609183F}" destId="{739241C7-3396-4A0F-8D8B-504F04AD8E87}" srcOrd="0" destOrd="0" presId="urn:microsoft.com/office/officeart/2008/layout/HorizontalMultiLevelHierarchy"/>
    <dgm:cxn modelId="{B48434CA-925C-411A-8510-E6061A481F1F}" type="presParOf" srcId="{6FD76ACA-00D9-4A5F-9394-1F22A609183F}" destId="{FD5820D4-4FDB-44CC-98AA-3B5D22168BDE}" srcOrd="1" destOrd="0" presId="urn:microsoft.com/office/officeart/2008/layout/HorizontalMultiLevelHierarchy"/>
    <dgm:cxn modelId="{B6632926-65FC-4CA8-A27C-0F307FE27FEC}" type="presParOf" srcId="{057B8575-863C-4F6A-83EE-492DDAA16445}" destId="{C1178366-51CE-4BA4-A35A-8961EB05FDFA}" srcOrd="8" destOrd="0" presId="urn:microsoft.com/office/officeart/2008/layout/HorizontalMultiLevelHierarchy"/>
    <dgm:cxn modelId="{40D91CB2-6412-41A0-993E-A38C4FF37FE3}" type="presParOf" srcId="{C1178366-51CE-4BA4-A35A-8961EB05FDFA}" destId="{528D1A88-8B3C-4A5A-9EB1-035558067FE1}" srcOrd="0" destOrd="0" presId="urn:microsoft.com/office/officeart/2008/layout/HorizontalMultiLevelHierarchy"/>
    <dgm:cxn modelId="{36525CF7-C0E9-4EF4-BD6F-566598D0E9D8}" type="presParOf" srcId="{057B8575-863C-4F6A-83EE-492DDAA16445}" destId="{50E8D995-DB12-4886-8EAC-1B96747A6C04}" srcOrd="9" destOrd="0" presId="urn:microsoft.com/office/officeart/2008/layout/HorizontalMultiLevelHierarchy"/>
    <dgm:cxn modelId="{0DE945C0-7B77-44FD-85FA-916544CCBCF5}" type="presParOf" srcId="{50E8D995-DB12-4886-8EAC-1B96747A6C04}" destId="{551374A0-BA09-483C-A30B-5C2619521811}" srcOrd="0" destOrd="0" presId="urn:microsoft.com/office/officeart/2008/layout/HorizontalMultiLevelHierarchy"/>
    <dgm:cxn modelId="{A1BAB0C6-CF20-4AB6-8A94-DDA11C3A08E0}" type="presParOf" srcId="{50E8D995-DB12-4886-8EAC-1B96747A6C04}" destId="{6209A7AD-67DA-40A6-B497-D14AF0944E8B}" srcOrd="1" destOrd="0" presId="urn:microsoft.com/office/officeart/2008/layout/HorizontalMultiLevelHierarchy"/>
    <dgm:cxn modelId="{F0BC087C-9E5D-45A2-A83C-7E7EFF6297D4}" type="presParOf" srcId="{057B8575-863C-4F6A-83EE-492DDAA16445}" destId="{63865538-ECC9-4D5A-A7F4-C224DCCEF8E9}" srcOrd="10" destOrd="0" presId="urn:microsoft.com/office/officeart/2008/layout/HorizontalMultiLevelHierarchy"/>
    <dgm:cxn modelId="{5B557163-69B5-4C28-851A-EFAA81E3AED5}" type="presParOf" srcId="{63865538-ECC9-4D5A-A7F4-C224DCCEF8E9}" destId="{C534862B-5246-4481-ADA8-440AACC07EE8}" srcOrd="0" destOrd="0" presId="urn:microsoft.com/office/officeart/2008/layout/HorizontalMultiLevelHierarchy"/>
    <dgm:cxn modelId="{F0574A50-6545-4F98-84C4-BA5DB61EA083}" type="presParOf" srcId="{057B8575-863C-4F6A-83EE-492DDAA16445}" destId="{EC831D5E-2FD7-4313-9431-9B45DDF4DD6A}" srcOrd="11" destOrd="0" presId="urn:microsoft.com/office/officeart/2008/layout/HorizontalMultiLevelHierarchy"/>
    <dgm:cxn modelId="{669092F6-0BAE-4EC3-A78A-E47862484AE9}" type="presParOf" srcId="{EC831D5E-2FD7-4313-9431-9B45DDF4DD6A}" destId="{495069BE-E7FA-4B79-AE35-AE4AA99DD257}" srcOrd="0" destOrd="0" presId="urn:microsoft.com/office/officeart/2008/layout/HorizontalMultiLevelHierarchy"/>
    <dgm:cxn modelId="{16207ACA-F806-460A-B0AA-F449D4DA1C8D}" type="presParOf" srcId="{EC831D5E-2FD7-4313-9431-9B45DDF4DD6A}" destId="{49D37A81-52F5-40B1-9D5D-C0966D17173B}" srcOrd="1" destOrd="0" presId="urn:microsoft.com/office/officeart/2008/layout/HorizontalMultiLevelHierarchy"/>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B9F3B84-7675-4F5A-8FAA-F7D651141EE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06B985C0-0724-4DCF-AFB6-E026D320C9F8}">
      <dgm:prSet phldrT="[文本]"/>
      <dgm:spPr/>
      <dgm:t>
        <a:bodyPr/>
        <a:lstStyle/>
        <a:p>
          <a:r>
            <a:rPr lang="zh-CN" altLang="en-US"/>
            <a:t>高级管理层</a:t>
          </a:r>
        </a:p>
      </dgm:t>
    </dgm:pt>
    <dgm:pt modelId="{78C577E0-C3D5-4E60-B484-09BB91195B6F}" type="parTrans" cxnId="{8199DBCC-C6B8-46FF-BAC3-3C70CC455D1F}">
      <dgm:prSet/>
      <dgm:spPr/>
      <dgm:t>
        <a:bodyPr/>
        <a:lstStyle/>
        <a:p>
          <a:endParaRPr lang="zh-CN" altLang="en-US"/>
        </a:p>
      </dgm:t>
    </dgm:pt>
    <dgm:pt modelId="{D36C9AEE-CFC8-4058-975A-F8F5274477A4}" type="sibTrans" cxnId="{8199DBCC-C6B8-46FF-BAC3-3C70CC455D1F}">
      <dgm:prSet/>
      <dgm:spPr/>
      <dgm:t>
        <a:bodyPr/>
        <a:lstStyle/>
        <a:p>
          <a:endParaRPr lang="zh-CN" altLang="en-US"/>
        </a:p>
      </dgm:t>
    </dgm:pt>
    <dgm:pt modelId="{43D8E341-C109-44A0-A3BA-31A38A3A10C7}" type="asst">
      <dgm:prSet phldrT="[文本]"/>
      <dgm:spPr/>
      <dgm:t>
        <a:bodyPr/>
        <a:lstStyle/>
        <a:p>
          <a:r>
            <a:rPr lang="en-US" altLang="zh-CN"/>
            <a:t>CSO</a:t>
          </a:r>
          <a:endParaRPr lang="zh-CN" altLang="en-US"/>
        </a:p>
      </dgm:t>
    </dgm:pt>
    <dgm:pt modelId="{82FC1F9F-D9C1-4980-9B21-255F06E0E4B8}" type="parTrans" cxnId="{010B152B-3CEA-4A9D-AD0D-B9FED9735CEB}">
      <dgm:prSet/>
      <dgm:spPr/>
      <dgm:t>
        <a:bodyPr/>
        <a:lstStyle/>
        <a:p>
          <a:endParaRPr lang="zh-CN" altLang="en-US"/>
        </a:p>
      </dgm:t>
    </dgm:pt>
    <dgm:pt modelId="{91E6CC69-E939-4CD5-A116-AB039C93ADBF}" type="sibTrans" cxnId="{010B152B-3CEA-4A9D-AD0D-B9FED9735CEB}">
      <dgm:prSet/>
      <dgm:spPr/>
      <dgm:t>
        <a:bodyPr/>
        <a:lstStyle/>
        <a:p>
          <a:endParaRPr lang="zh-CN" altLang="en-US"/>
        </a:p>
      </dgm:t>
    </dgm:pt>
    <dgm:pt modelId="{1D224D43-2611-4785-95BA-5044F70FF975}">
      <dgm:prSet phldrT="[文本]"/>
      <dgm:spPr/>
      <dgm:t>
        <a:bodyPr/>
        <a:lstStyle/>
        <a:p>
          <a:r>
            <a:rPr lang="zh-CN" altLang="en-US"/>
            <a:t>管理人员</a:t>
          </a:r>
        </a:p>
      </dgm:t>
    </dgm:pt>
    <dgm:pt modelId="{C561751E-588C-4B6F-97EB-F5B0082431C6}" type="parTrans" cxnId="{07B5DB58-3EBF-4EAE-B6D2-D71B1AFF02AE}">
      <dgm:prSet/>
      <dgm:spPr/>
      <dgm:t>
        <a:bodyPr/>
        <a:lstStyle/>
        <a:p>
          <a:endParaRPr lang="zh-CN" altLang="en-US"/>
        </a:p>
      </dgm:t>
    </dgm:pt>
    <dgm:pt modelId="{ADF62FF6-DC9B-4751-834A-66A14305F232}" type="sibTrans" cxnId="{07B5DB58-3EBF-4EAE-B6D2-D71B1AFF02AE}">
      <dgm:prSet/>
      <dgm:spPr/>
      <dgm:t>
        <a:bodyPr/>
        <a:lstStyle/>
        <a:p>
          <a:endParaRPr lang="zh-CN" altLang="en-US"/>
        </a:p>
      </dgm:t>
    </dgm:pt>
    <dgm:pt modelId="{3806D12F-E9F5-425C-8BAD-487DFFECBD1F}">
      <dgm:prSet phldrT="[文本]"/>
      <dgm:spPr/>
      <dgm:t>
        <a:bodyPr/>
        <a:lstStyle/>
        <a:p>
          <a:r>
            <a:rPr lang="zh-CN" altLang="en-US"/>
            <a:t>技术人员</a:t>
          </a:r>
        </a:p>
      </dgm:t>
    </dgm:pt>
    <dgm:pt modelId="{5B8CDBEE-23C0-4196-B6E1-C8B222F3CF61}" type="parTrans" cxnId="{228B014D-BD14-404C-B1F5-72B6AD1FA147}">
      <dgm:prSet/>
      <dgm:spPr/>
      <dgm:t>
        <a:bodyPr/>
        <a:lstStyle/>
        <a:p>
          <a:endParaRPr lang="zh-CN" altLang="en-US"/>
        </a:p>
      </dgm:t>
    </dgm:pt>
    <dgm:pt modelId="{711C7D22-CFD2-4EAC-A14C-C5E73B263E9B}" type="sibTrans" cxnId="{228B014D-BD14-404C-B1F5-72B6AD1FA147}">
      <dgm:prSet/>
      <dgm:spPr/>
      <dgm:t>
        <a:bodyPr/>
        <a:lstStyle/>
        <a:p>
          <a:endParaRPr lang="zh-CN" altLang="en-US"/>
        </a:p>
      </dgm:t>
    </dgm:pt>
    <dgm:pt modelId="{F7A27036-1C41-4BF0-B004-63CEA916920D}">
      <dgm:prSet phldrT="[文本]"/>
      <dgm:spPr/>
      <dgm:t>
        <a:bodyPr/>
        <a:lstStyle/>
        <a:p>
          <a:r>
            <a:rPr lang="zh-CN" altLang="en-US"/>
            <a:t>运营人员</a:t>
          </a:r>
        </a:p>
      </dgm:t>
    </dgm:pt>
    <dgm:pt modelId="{F0A49491-4FF6-4432-B953-F67C269A055D}" type="parTrans" cxnId="{AC4A3BB0-D0AB-4AD6-BF5E-3DCD94CA5DAA}">
      <dgm:prSet/>
      <dgm:spPr/>
      <dgm:t>
        <a:bodyPr/>
        <a:lstStyle/>
        <a:p>
          <a:endParaRPr lang="zh-CN" altLang="en-US"/>
        </a:p>
      </dgm:t>
    </dgm:pt>
    <dgm:pt modelId="{55D75D2D-D958-4F3A-A0C9-0DCD6D965A7F}" type="sibTrans" cxnId="{AC4A3BB0-D0AB-4AD6-BF5E-3DCD94CA5DAA}">
      <dgm:prSet/>
      <dgm:spPr/>
      <dgm:t>
        <a:bodyPr/>
        <a:lstStyle/>
        <a:p>
          <a:endParaRPr lang="zh-CN" altLang="en-US"/>
        </a:p>
      </dgm:t>
    </dgm:pt>
    <dgm:pt modelId="{8DEDD3D0-2DBF-48F1-8A01-6677431E352C}">
      <dgm:prSet/>
      <dgm:spPr/>
      <dgm:t>
        <a:bodyPr/>
        <a:lstStyle/>
        <a:p>
          <a:r>
            <a:rPr lang="zh-CN" altLang="en-US"/>
            <a:t>安全审计</a:t>
          </a:r>
        </a:p>
      </dgm:t>
    </dgm:pt>
    <dgm:pt modelId="{0B22ADFE-8F42-488A-BBCB-155503965027}" type="parTrans" cxnId="{013564C4-FA5E-4BFF-80E8-D728221E4A0B}">
      <dgm:prSet/>
      <dgm:spPr/>
      <dgm:t>
        <a:bodyPr/>
        <a:lstStyle/>
        <a:p>
          <a:endParaRPr lang="zh-CN" altLang="en-US"/>
        </a:p>
      </dgm:t>
    </dgm:pt>
    <dgm:pt modelId="{9EF2A556-1471-4C33-8524-A852450F2A5C}" type="sibTrans" cxnId="{013564C4-FA5E-4BFF-80E8-D728221E4A0B}">
      <dgm:prSet/>
      <dgm:spPr/>
      <dgm:t>
        <a:bodyPr/>
        <a:lstStyle/>
        <a:p>
          <a:endParaRPr lang="zh-CN" altLang="en-US"/>
        </a:p>
      </dgm:t>
    </dgm:pt>
    <dgm:pt modelId="{54674539-D7C0-4ED3-B639-E89ABEBD2888}">
      <dgm:prSet/>
      <dgm:spPr/>
      <dgm:t>
        <a:bodyPr/>
        <a:lstStyle/>
        <a:p>
          <a:r>
            <a:rPr lang="zh-CN" altLang="en-US"/>
            <a:t>安全合规</a:t>
          </a:r>
        </a:p>
      </dgm:t>
    </dgm:pt>
    <dgm:pt modelId="{06AC14A4-9DE5-4B4E-9C22-886AD3E9D620}" type="parTrans" cxnId="{E23E6845-E70C-40D1-9CF0-A4613A5C5094}">
      <dgm:prSet/>
      <dgm:spPr/>
      <dgm:t>
        <a:bodyPr/>
        <a:lstStyle/>
        <a:p>
          <a:endParaRPr lang="zh-CN" altLang="en-US"/>
        </a:p>
      </dgm:t>
    </dgm:pt>
    <dgm:pt modelId="{1C508D3E-7361-43D5-8E85-4C19A270330C}" type="sibTrans" cxnId="{E23E6845-E70C-40D1-9CF0-A4613A5C5094}">
      <dgm:prSet/>
      <dgm:spPr/>
      <dgm:t>
        <a:bodyPr/>
        <a:lstStyle/>
        <a:p>
          <a:endParaRPr lang="zh-CN" altLang="en-US"/>
        </a:p>
      </dgm:t>
    </dgm:pt>
    <dgm:pt modelId="{E014C518-CF32-474E-AC66-97270477DB5E}">
      <dgm:prSet phldrT="[文本]"/>
      <dgm:spPr/>
      <dgm:t>
        <a:bodyPr/>
        <a:lstStyle/>
        <a:p>
          <a:r>
            <a:rPr lang="zh-CN" altLang="en-US"/>
            <a:t>安全运维</a:t>
          </a:r>
        </a:p>
      </dgm:t>
    </dgm:pt>
    <dgm:pt modelId="{A25A3DC1-11EE-4C55-9E7F-35FE3372794C}" type="parTrans" cxnId="{E40BAE58-DEF4-426A-8E37-5FDE88785368}">
      <dgm:prSet/>
      <dgm:spPr/>
      <dgm:t>
        <a:bodyPr/>
        <a:lstStyle/>
        <a:p>
          <a:endParaRPr lang="zh-CN" altLang="en-US"/>
        </a:p>
      </dgm:t>
    </dgm:pt>
    <dgm:pt modelId="{79CDE211-C1B5-428B-8018-20562ECC6AAA}" type="sibTrans" cxnId="{E40BAE58-DEF4-426A-8E37-5FDE88785368}">
      <dgm:prSet/>
      <dgm:spPr/>
      <dgm:t>
        <a:bodyPr/>
        <a:lstStyle/>
        <a:p>
          <a:endParaRPr lang="zh-CN" altLang="en-US"/>
        </a:p>
      </dgm:t>
    </dgm:pt>
    <dgm:pt modelId="{089DF8A4-6255-43AD-BEE2-4C27A2F176CB}">
      <dgm:prSet phldrT="[文本]"/>
      <dgm:spPr/>
      <dgm:t>
        <a:bodyPr/>
        <a:lstStyle/>
        <a:p>
          <a:r>
            <a:rPr lang="zh-CN" altLang="en-US"/>
            <a:t>安全测试</a:t>
          </a:r>
        </a:p>
      </dgm:t>
    </dgm:pt>
    <dgm:pt modelId="{B66BC36E-9907-4C34-926E-FECFB643FF1A}" type="parTrans" cxnId="{EFF4FDA1-4B15-4D7E-87B2-44D535CCFEA2}">
      <dgm:prSet/>
      <dgm:spPr/>
      <dgm:t>
        <a:bodyPr/>
        <a:lstStyle/>
        <a:p>
          <a:endParaRPr lang="zh-CN" altLang="en-US"/>
        </a:p>
      </dgm:t>
    </dgm:pt>
    <dgm:pt modelId="{9B5DFDC8-DB6C-4390-B54C-3925EF160024}" type="sibTrans" cxnId="{EFF4FDA1-4B15-4D7E-87B2-44D535CCFEA2}">
      <dgm:prSet/>
      <dgm:spPr/>
      <dgm:t>
        <a:bodyPr/>
        <a:lstStyle/>
        <a:p>
          <a:endParaRPr lang="zh-CN" altLang="en-US"/>
        </a:p>
      </dgm:t>
    </dgm:pt>
    <dgm:pt modelId="{6B5209B3-33A8-4BDB-AAB0-F2A789F087D9}">
      <dgm:prSet phldrT="[文本]"/>
      <dgm:spPr/>
      <dgm:t>
        <a:bodyPr/>
        <a:lstStyle/>
        <a:p>
          <a:r>
            <a:rPr lang="zh-CN" altLang="en-US"/>
            <a:t>安全开发</a:t>
          </a:r>
        </a:p>
      </dgm:t>
    </dgm:pt>
    <dgm:pt modelId="{3257B17F-C23A-48AA-A164-0F7773F1C695}" type="parTrans" cxnId="{A87A0FCF-E7F4-409A-97E2-E6F65A6D2054}">
      <dgm:prSet/>
      <dgm:spPr/>
      <dgm:t>
        <a:bodyPr/>
        <a:lstStyle/>
        <a:p>
          <a:endParaRPr lang="zh-CN" altLang="en-US"/>
        </a:p>
      </dgm:t>
    </dgm:pt>
    <dgm:pt modelId="{3B49C210-6A77-4FF1-8026-B1B357CCEAC8}" type="sibTrans" cxnId="{A87A0FCF-E7F4-409A-97E2-E6F65A6D2054}">
      <dgm:prSet/>
      <dgm:spPr/>
      <dgm:t>
        <a:bodyPr/>
        <a:lstStyle/>
        <a:p>
          <a:endParaRPr lang="zh-CN" altLang="en-US"/>
        </a:p>
      </dgm:t>
    </dgm:pt>
    <dgm:pt modelId="{18E93B7E-2BB9-4675-95E3-13AA66C7D470}">
      <dgm:prSet phldrT="[文本]"/>
      <dgm:spPr/>
      <dgm:t>
        <a:bodyPr/>
        <a:lstStyle/>
        <a:p>
          <a:r>
            <a:rPr lang="zh-CN" altLang="en-US"/>
            <a:t>代码审计</a:t>
          </a:r>
        </a:p>
      </dgm:t>
    </dgm:pt>
    <dgm:pt modelId="{1BBDAF0F-B0DC-458C-9026-EC460BCED531}" type="parTrans" cxnId="{6C7264D2-97AD-473A-9FDE-DA183CE57C5E}">
      <dgm:prSet/>
      <dgm:spPr/>
      <dgm:t>
        <a:bodyPr/>
        <a:lstStyle/>
        <a:p>
          <a:endParaRPr lang="zh-CN" altLang="en-US"/>
        </a:p>
      </dgm:t>
    </dgm:pt>
    <dgm:pt modelId="{F067633D-BAA4-47E0-8BD3-C85210473CE6}" type="sibTrans" cxnId="{6C7264D2-97AD-473A-9FDE-DA183CE57C5E}">
      <dgm:prSet/>
      <dgm:spPr/>
      <dgm:t>
        <a:bodyPr/>
        <a:lstStyle/>
        <a:p>
          <a:endParaRPr lang="zh-CN" altLang="en-US"/>
        </a:p>
      </dgm:t>
    </dgm:pt>
    <dgm:pt modelId="{312FCBF6-DF0E-4BCB-B0D7-295617C08284}">
      <dgm:prSet phldrT="[文本]"/>
      <dgm:spPr/>
      <dgm:t>
        <a:bodyPr/>
        <a:lstStyle/>
        <a:p>
          <a:r>
            <a:rPr lang="zh-CN" altLang="en-US"/>
            <a:t>安全运营</a:t>
          </a:r>
        </a:p>
      </dgm:t>
    </dgm:pt>
    <dgm:pt modelId="{04DB6FB1-8F2C-416D-861F-CA49A57B8F8B}" type="sibTrans" cxnId="{4702CFD9-229F-49E7-A1B2-872F69771999}">
      <dgm:prSet/>
      <dgm:spPr/>
      <dgm:t>
        <a:bodyPr/>
        <a:lstStyle/>
        <a:p>
          <a:endParaRPr lang="zh-CN" altLang="en-US"/>
        </a:p>
      </dgm:t>
    </dgm:pt>
    <dgm:pt modelId="{DE9DD1BF-AC1A-4E2B-8ACD-AD23C97857A9}" type="parTrans" cxnId="{4702CFD9-229F-49E7-A1B2-872F69771999}">
      <dgm:prSet/>
      <dgm:spPr/>
      <dgm:t>
        <a:bodyPr/>
        <a:lstStyle/>
        <a:p>
          <a:endParaRPr lang="zh-CN" altLang="en-US"/>
        </a:p>
      </dgm:t>
    </dgm:pt>
    <dgm:pt modelId="{634BBC9A-5FCC-47A0-9604-8721B9598B9B}">
      <dgm:prSet phldrT="[文本]"/>
      <dgm:spPr/>
      <dgm:t>
        <a:bodyPr/>
        <a:lstStyle/>
        <a:p>
          <a:r>
            <a:rPr lang="zh-CN" altLang="en-US"/>
            <a:t>安全风险</a:t>
          </a:r>
        </a:p>
      </dgm:t>
    </dgm:pt>
    <dgm:pt modelId="{D5C9EFED-F114-420A-BDDA-53B8F53704CF}" type="sibTrans" cxnId="{E9DF22B4-01D9-4978-BFA1-F7A3E2D2A1A4}">
      <dgm:prSet/>
      <dgm:spPr/>
      <dgm:t>
        <a:bodyPr/>
        <a:lstStyle/>
        <a:p>
          <a:endParaRPr lang="zh-CN" altLang="en-US"/>
        </a:p>
      </dgm:t>
    </dgm:pt>
    <dgm:pt modelId="{4EAA0350-C634-4714-AE7A-4F866ED7DCA9}" type="parTrans" cxnId="{E9DF22B4-01D9-4978-BFA1-F7A3E2D2A1A4}">
      <dgm:prSet/>
      <dgm:spPr/>
      <dgm:t>
        <a:bodyPr/>
        <a:lstStyle/>
        <a:p>
          <a:endParaRPr lang="zh-CN" altLang="en-US"/>
        </a:p>
      </dgm:t>
    </dgm:pt>
    <dgm:pt modelId="{5CF7983D-F79E-4398-9FAE-3C958FB8B525}">
      <dgm:prSet/>
      <dgm:spPr/>
      <dgm:t>
        <a:bodyPr/>
        <a:lstStyle/>
        <a:p>
          <a:r>
            <a:rPr lang="zh-CN" altLang="en-US"/>
            <a:t>安全风控</a:t>
          </a:r>
        </a:p>
      </dgm:t>
    </dgm:pt>
    <dgm:pt modelId="{E2A1CE24-FD01-4FC3-9553-47FC5CBA616A}" type="sibTrans" cxnId="{EA24BD22-66E8-47DC-8477-DCD295F9CDB3}">
      <dgm:prSet/>
      <dgm:spPr/>
      <dgm:t>
        <a:bodyPr/>
        <a:lstStyle/>
        <a:p>
          <a:endParaRPr lang="zh-CN" altLang="en-US"/>
        </a:p>
      </dgm:t>
    </dgm:pt>
    <dgm:pt modelId="{B827F8BE-C694-4F38-8608-2DEB529E4DA6}" type="parTrans" cxnId="{EA24BD22-66E8-47DC-8477-DCD295F9CDB3}">
      <dgm:prSet/>
      <dgm:spPr/>
      <dgm:t>
        <a:bodyPr/>
        <a:lstStyle/>
        <a:p>
          <a:endParaRPr lang="zh-CN" altLang="en-US"/>
        </a:p>
      </dgm:t>
    </dgm:pt>
    <dgm:pt modelId="{A4DC858A-15CC-4DA4-9226-CF940E2C7A95}">
      <dgm:prSet/>
      <dgm:spPr/>
      <dgm:t>
        <a:bodyPr/>
        <a:lstStyle/>
        <a:p>
          <a:r>
            <a:rPr lang="zh-CN" altLang="en-US"/>
            <a:t>各产品部安全接口人</a:t>
          </a:r>
        </a:p>
      </dgm:t>
    </dgm:pt>
    <dgm:pt modelId="{F0476A03-1C82-40BC-B518-CFAF27E69CCF}" type="parTrans" cxnId="{8404BCC8-2F06-482E-9EFF-BA8DAF8EF546}">
      <dgm:prSet/>
      <dgm:spPr/>
      <dgm:t>
        <a:bodyPr/>
        <a:lstStyle/>
        <a:p>
          <a:endParaRPr lang="zh-CN" altLang="en-US"/>
        </a:p>
      </dgm:t>
    </dgm:pt>
    <dgm:pt modelId="{A7116BC8-62FB-4D28-AA1F-E67E45EF84BE}" type="sibTrans" cxnId="{8404BCC8-2F06-482E-9EFF-BA8DAF8EF546}">
      <dgm:prSet/>
      <dgm:spPr/>
      <dgm:t>
        <a:bodyPr/>
        <a:lstStyle/>
        <a:p>
          <a:endParaRPr lang="zh-CN" altLang="en-US"/>
        </a:p>
      </dgm:t>
    </dgm:pt>
    <dgm:pt modelId="{87F48CC6-0FA4-42E2-80EA-320069CC1C45}">
      <dgm:prSet/>
      <dgm:spPr/>
      <dgm:t>
        <a:bodyPr/>
        <a:lstStyle/>
        <a:p>
          <a:r>
            <a:rPr lang="zh-CN" altLang="en-US"/>
            <a:t>修复漏洞</a:t>
          </a:r>
        </a:p>
      </dgm:t>
    </dgm:pt>
    <dgm:pt modelId="{420BBA25-9BC1-45C7-B493-33368F639091}" type="parTrans" cxnId="{CBC3D637-7665-4752-8E05-6D531E385841}">
      <dgm:prSet/>
      <dgm:spPr/>
      <dgm:t>
        <a:bodyPr/>
        <a:lstStyle/>
        <a:p>
          <a:endParaRPr lang="zh-CN" altLang="en-US"/>
        </a:p>
      </dgm:t>
    </dgm:pt>
    <dgm:pt modelId="{971D5289-EF16-4CF2-AAE4-1C01197DC479}" type="sibTrans" cxnId="{CBC3D637-7665-4752-8E05-6D531E385841}">
      <dgm:prSet/>
      <dgm:spPr/>
      <dgm:t>
        <a:bodyPr/>
        <a:lstStyle/>
        <a:p>
          <a:endParaRPr lang="zh-CN" altLang="en-US"/>
        </a:p>
      </dgm:t>
    </dgm:pt>
    <dgm:pt modelId="{2BC4EBF3-F40E-43DF-8C6C-332F126E6F49}">
      <dgm:prSet/>
      <dgm:spPr/>
      <dgm:t>
        <a:bodyPr/>
        <a:lstStyle/>
        <a:p>
          <a:r>
            <a:rPr lang="zh-CN" altLang="en-US"/>
            <a:t>应急响应</a:t>
          </a:r>
        </a:p>
      </dgm:t>
    </dgm:pt>
    <dgm:pt modelId="{A227B222-4552-4167-B5FC-F68D106CFF08}" type="parTrans" cxnId="{42A25234-06F4-459A-A96F-6A5A474F5142}">
      <dgm:prSet/>
      <dgm:spPr/>
      <dgm:t>
        <a:bodyPr/>
        <a:lstStyle/>
        <a:p>
          <a:endParaRPr lang="zh-CN" altLang="en-US"/>
        </a:p>
      </dgm:t>
    </dgm:pt>
    <dgm:pt modelId="{29EFAC87-6709-4358-A792-240A24A17F2A}" type="sibTrans" cxnId="{42A25234-06F4-459A-A96F-6A5A474F5142}">
      <dgm:prSet/>
      <dgm:spPr/>
      <dgm:t>
        <a:bodyPr/>
        <a:lstStyle/>
        <a:p>
          <a:endParaRPr lang="zh-CN" altLang="en-US"/>
        </a:p>
      </dgm:t>
    </dgm:pt>
    <dgm:pt modelId="{98127539-8DEE-4D84-8B80-C343D93E58D1}" type="pres">
      <dgm:prSet presAssocID="{6B9F3B84-7675-4F5A-8FAA-F7D651141EEB}" presName="hierChild1" presStyleCnt="0">
        <dgm:presLayoutVars>
          <dgm:orgChart val="1"/>
          <dgm:chPref val="1"/>
          <dgm:dir/>
          <dgm:animOne val="branch"/>
          <dgm:animLvl val="lvl"/>
          <dgm:resizeHandles/>
        </dgm:presLayoutVars>
      </dgm:prSet>
      <dgm:spPr/>
    </dgm:pt>
    <dgm:pt modelId="{867CBF13-906A-4B50-BED2-23AA53C14941}" type="pres">
      <dgm:prSet presAssocID="{06B985C0-0724-4DCF-AFB6-E026D320C9F8}" presName="hierRoot1" presStyleCnt="0">
        <dgm:presLayoutVars>
          <dgm:hierBranch val="init"/>
        </dgm:presLayoutVars>
      </dgm:prSet>
      <dgm:spPr/>
    </dgm:pt>
    <dgm:pt modelId="{8A13D708-5000-4330-9A18-2444C0D769D0}" type="pres">
      <dgm:prSet presAssocID="{06B985C0-0724-4DCF-AFB6-E026D320C9F8}" presName="rootComposite1" presStyleCnt="0"/>
      <dgm:spPr/>
    </dgm:pt>
    <dgm:pt modelId="{1BF3CE59-9356-4505-ABFB-B39D5AA07382}" type="pres">
      <dgm:prSet presAssocID="{06B985C0-0724-4DCF-AFB6-E026D320C9F8}" presName="rootText1" presStyleLbl="node0" presStyleIdx="0" presStyleCnt="1">
        <dgm:presLayoutVars>
          <dgm:chPref val="3"/>
        </dgm:presLayoutVars>
      </dgm:prSet>
      <dgm:spPr/>
    </dgm:pt>
    <dgm:pt modelId="{1B502DC0-E69C-4F57-A114-DD2B99209D0F}" type="pres">
      <dgm:prSet presAssocID="{06B985C0-0724-4DCF-AFB6-E026D320C9F8}" presName="rootConnector1" presStyleLbl="node1" presStyleIdx="0" presStyleCnt="0"/>
      <dgm:spPr/>
    </dgm:pt>
    <dgm:pt modelId="{6CDF15F9-54F0-46AA-8FD6-7DE069ED853B}" type="pres">
      <dgm:prSet presAssocID="{06B985C0-0724-4DCF-AFB6-E026D320C9F8}" presName="hierChild2" presStyleCnt="0"/>
      <dgm:spPr/>
    </dgm:pt>
    <dgm:pt modelId="{76F9746E-BE2F-43D5-94D7-F51A231AE0E7}" type="pres">
      <dgm:prSet presAssocID="{C561751E-588C-4B6F-97EB-F5B0082431C6}" presName="Name37" presStyleLbl="parChTrans1D2" presStyleIdx="0" presStyleCnt="5"/>
      <dgm:spPr/>
    </dgm:pt>
    <dgm:pt modelId="{38686D89-A3B4-4865-BF8D-FE4953B5FB33}" type="pres">
      <dgm:prSet presAssocID="{1D224D43-2611-4785-95BA-5044F70FF975}" presName="hierRoot2" presStyleCnt="0">
        <dgm:presLayoutVars>
          <dgm:hierBranch val="l"/>
        </dgm:presLayoutVars>
      </dgm:prSet>
      <dgm:spPr/>
    </dgm:pt>
    <dgm:pt modelId="{AF22D1EC-190C-4FA2-8DAC-EE89418812BD}" type="pres">
      <dgm:prSet presAssocID="{1D224D43-2611-4785-95BA-5044F70FF975}" presName="rootComposite" presStyleCnt="0"/>
      <dgm:spPr/>
    </dgm:pt>
    <dgm:pt modelId="{1223C406-DE54-494C-8A24-D0545F2EEB47}" type="pres">
      <dgm:prSet presAssocID="{1D224D43-2611-4785-95BA-5044F70FF975}" presName="rootText" presStyleLbl="node2" presStyleIdx="0" presStyleCnt="4">
        <dgm:presLayoutVars>
          <dgm:chPref val="3"/>
        </dgm:presLayoutVars>
      </dgm:prSet>
      <dgm:spPr/>
    </dgm:pt>
    <dgm:pt modelId="{EF5CDB3B-E58F-4AC2-9401-B958FDCF0B19}" type="pres">
      <dgm:prSet presAssocID="{1D224D43-2611-4785-95BA-5044F70FF975}" presName="rootConnector" presStyleLbl="node2" presStyleIdx="0" presStyleCnt="4"/>
      <dgm:spPr/>
    </dgm:pt>
    <dgm:pt modelId="{B3DDDF7F-44DE-4FC9-A1F4-D40F8E8CB51E}" type="pres">
      <dgm:prSet presAssocID="{1D224D43-2611-4785-95BA-5044F70FF975}" presName="hierChild4" presStyleCnt="0"/>
      <dgm:spPr/>
    </dgm:pt>
    <dgm:pt modelId="{CC9D99DC-B207-424D-99DD-CE0FDBB206E7}" type="pres">
      <dgm:prSet presAssocID="{0B22ADFE-8F42-488A-BBCB-155503965027}" presName="Name50" presStyleLbl="parChTrans1D3" presStyleIdx="0" presStyleCnt="11"/>
      <dgm:spPr/>
    </dgm:pt>
    <dgm:pt modelId="{CD94C978-8275-4D4F-BCB6-DF64051F8E6E}" type="pres">
      <dgm:prSet presAssocID="{8DEDD3D0-2DBF-48F1-8A01-6677431E352C}" presName="hierRoot2" presStyleCnt="0">
        <dgm:presLayoutVars>
          <dgm:hierBranch val="r"/>
        </dgm:presLayoutVars>
      </dgm:prSet>
      <dgm:spPr/>
    </dgm:pt>
    <dgm:pt modelId="{397D7253-7D86-4837-96DF-6FD1F12682F5}" type="pres">
      <dgm:prSet presAssocID="{8DEDD3D0-2DBF-48F1-8A01-6677431E352C}" presName="rootComposite" presStyleCnt="0"/>
      <dgm:spPr/>
    </dgm:pt>
    <dgm:pt modelId="{A8AF8664-6A5C-4D61-9D51-869E7A601FB0}" type="pres">
      <dgm:prSet presAssocID="{8DEDD3D0-2DBF-48F1-8A01-6677431E352C}" presName="rootText" presStyleLbl="node3" presStyleIdx="0" presStyleCnt="11">
        <dgm:presLayoutVars>
          <dgm:chPref val="3"/>
        </dgm:presLayoutVars>
      </dgm:prSet>
      <dgm:spPr/>
    </dgm:pt>
    <dgm:pt modelId="{AD36688F-E000-4561-811E-40EC830ACD55}" type="pres">
      <dgm:prSet presAssocID="{8DEDD3D0-2DBF-48F1-8A01-6677431E352C}" presName="rootConnector" presStyleLbl="node3" presStyleIdx="0" presStyleCnt="11"/>
      <dgm:spPr/>
    </dgm:pt>
    <dgm:pt modelId="{027204F4-0662-4FC6-A193-1DA97F17B2BF}" type="pres">
      <dgm:prSet presAssocID="{8DEDD3D0-2DBF-48F1-8A01-6677431E352C}" presName="hierChild4" presStyleCnt="0"/>
      <dgm:spPr/>
    </dgm:pt>
    <dgm:pt modelId="{149B2910-30A0-4450-A281-D5AFEBAA0862}" type="pres">
      <dgm:prSet presAssocID="{8DEDD3D0-2DBF-48F1-8A01-6677431E352C}" presName="hierChild5" presStyleCnt="0"/>
      <dgm:spPr/>
    </dgm:pt>
    <dgm:pt modelId="{71B9156F-607C-4925-AADD-449536128AA7}" type="pres">
      <dgm:prSet presAssocID="{06AC14A4-9DE5-4B4E-9C22-886AD3E9D620}" presName="Name50" presStyleLbl="parChTrans1D3" presStyleIdx="1" presStyleCnt="11"/>
      <dgm:spPr/>
    </dgm:pt>
    <dgm:pt modelId="{D9748242-3085-4B32-A252-303BBA1B264B}" type="pres">
      <dgm:prSet presAssocID="{54674539-D7C0-4ED3-B639-E89ABEBD2888}" presName="hierRoot2" presStyleCnt="0">
        <dgm:presLayoutVars>
          <dgm:hierBranch val="init"/>
        </dgm:presLayoutVars>
      </dgm:prSet>
      <dgm:spPr/>
    </dgm:pt>
    <dgm:pt modelId="{38008E4A-591E-44C1-8E15-99679B2C9B52}" type="pres">
      <dgm:prSet presAssocID="{54674539-D7C0-4ED3-B639-E89ABEBD2888}" presName="rootComposite" presStyleCnt="0"/>
      <dgm:spPr/>
    </dgm:pt>
    <dgm:pt modelId="{F9A9493A-A30F-442B-ADBC-6A4E056E3C40}" type="pres">
      <dgm:prSet presAssocID="{54674539-D7C0-4ED3-B639-E89ABEBD2888}" presName="rootText" presStyleLbl="node3" presStyleIdx="1" presStyleCnt="11">
        <dgm:presLayoutVars>
          <dgm:chPref val="3"/>
        </dgm:presLayoutVars>
      </dgm:prSet>
      <dgm:spPr/>
    </dgm:pt>
    <dgm:pt modelId="{67BE3700-95EB-4AC7-9073-B3461BD95C2F}" type="pres">
      <dgm:prSet presAssocID="{54674539-D7C0-4ED3-B639-E89ABEBD2888}" presName="rootConnector" presStyleLbl="node3" presStyleIdx="1" presStyleCnt="11"/>
      <dgm:spPr/>
    </dgm:pt>
    <dgm:pt modelId="{25CE405C-E77D-48CD-91DA-E44C0F05486C}" type="pres">
      <dgm:prSet presAssocID="{54674539-D7C0-4ED3-B639-E89ABEBD2888}" presName="hierChild4" presStyleCnt="0"/>
      <dgm:spPr/>
    </dgm:pt>
    <dgm:pt modelId="{89CB97AB-06E4-4FDA-8919-C7695E679066}" type="pres">
      <dgm:prSet presAssocID="{54674539-D7C0-4ED3-B639-E89ABEBD2888}" presName="hierChild5" presStyleCnt="0"/>
      <dgm:spPr/>
    </dgm:pt>
    <dgm:pt modelId="{5347908E-312D-47A3-B130-D62A9E860C53}" type="pres">
      <dgm:prSet presAssocID="{1D224D43-2611-4785-95BA-5044F70FF975}" presName="hierChild5" presStyleCnt="0"/>
      <dgm:spPr/>
    </dgm:pt>
    <dgm:pt modelId="{CF4ECB78-A347-436F-99F8-47ED066A3A5A}" type="pres">
      <dgm:prSet presAssocID="{5B8CDBEE-23C0-4196-B6E1-C8B222F3CF61}" presName="Name37" presStyleLbl="parChTrans1D2" presStyleIdx="1" presStyleCnt="5"/>
      <dgm:spPr/>
    </dgm:pt>
    <dgm:pt modelId="{E7C48B68-B3BD-4940-B56F-920B8975FC0A}" type="pres">
      <dgm:prSet presAssocID="{3806D12F-E9F5-425C-8BAD-487DFFECBD1F}" presName="hierRoot2" presStyleCnt="0">
        <dgm:presLayoutVars>
          <dgm:hierBranch val="hang"/>
        </dgm:presLayoutVars>
      </dgm:prSet>
      <dgm:spPr/>
    </dgm:pt>
    <dgm:pt modelId="{4D4B1814-29E3-470E-B3DA-309E243134D8}" type="pres">
      <dgm:prSet presAssocID="{3806D12F-E9F5-425C-8BAD-487DFFECBD1F}" presName="rootComposite" presStyleCnt="0"/>
      <dgm:spPr/>
    </dgm:pt>
    <dgm:pt modelId="{AE55C006-7B79-47C1-88B6-9B71F9AAE0DA}" type="pres">
      <dgm:prSet presAssocID="{3806D12F-E9F5-425C-8BAD-487DFFECBD1F}" presName="rootText" presStyleLbl="node2" presStyleIdx="1" presStyleCnt="4">
        <dgm:presLayoutVars>
          <dgm:chPref val="3"/>
        </dgm:presLayoutVars>
      </dgm:prSet>
      <dgm:spPr/>
    </dgm:pt>
    <dgm:pt modelId="{790D881E-B65B-4483-99FD-F1C3F3BD4273}" type="pres">
      <dgm:prSet presAssocID="{3806D12F-E9F5-425C-8BAD-487DFFECBD1F}" presName="rootConnector" presStyleLbl="node2" presStyleIdx="1" presStyleCnt="4"/>
      <dgm:spPr/>
    </dgm:pt>
    <dgm:pt modelId="{2B3D6DE3-026F-4C3A-8951-2902A4E90489}" type="pres">
      <dgm:prSet presAssocID="{3806D12F-E9F5-425C-8BAD-487DFFECBD1F}" presName="hierChild4" presStyleCnt="0"/>
      <dgm:spPr/>
    </dgm:pt>
    <dgm:pt modelId="{0791FFF5-AA60-461A-9986-6642044648B9}" type="pres">
      <dgm:prSet presAssocID="{A25A3DC1-11EE-4C55-9E7F-35FE3372794C}" presName="Name48" presStyleLbl="parChTrans1D3" presStyleIdx="2" presStyleCnt="11"/>
      <dgm:spPr/>
    </dgm:pt>
    <dgm:pt modelId="{CD73221A-F6B7-4C29-9FC9-7D1533E09A15}" type="pres">
      <dgm:prSet presAssocID="{E014C518-CF32-474E-AC66-97270477DB5E}" presName="hierRoot2" presStyleCnt="0">
        <dgm:presLayoutVars>
          <dgm:hierBranch val="init"/>
        </dgm:presLayoutVars>
      </dgm:prSet>
      <dgm:spPr/>
    </dgm:pt>
    <dgm:pt modelId="{41219162-D5B3-4308-9C3D-1DA571A84FA5}" type="pres">
      <dgm:prSet presAssocID="{E014C518-CF32-474E-AC66-97270477DB5E}" presName="rootComposite" presStyleCnt="0"/>
      <dgm:spPr/>
    </dgm:pt>
    <dgm:pt modelId="{DE12C031-FA7A-4F46-86C7-4B833458AF9A}" type="pres">
      <dgm:prSet presAssocID="{E014C518-CF32-474E-AC66-97270477DB5E}" presName="rootText" presStyleLbl="node3" presStyleIdx="2" presStyleCnt="11">
        <dgm:presLayoutVars>
          <dgm:chPref val="3"/>
        </dgm:presLayoutVars>
      </dgm:prSet>
      <dgm:spPr/>
    </dgm:pt>
    <dgm:pt modelId="{78601F49-CDD8-4E5C-AD26-DDBA5C69FEF9}" type="pres">
      <dgm:prSet presAssocID="{E014C518-CF32-474E-AC66-97270477DB5E}" presName="rootConnector" presStyleLbl="node3" presStyleIdx="2" presStyleCnt="11"/>
      <dgm:spPr/>
    </dgm:pt>
    <dgm:pt modelId="{E23089C5-C3FB-4C33-A721-6A1E75513461}" type="pres">
      <dgm:prSet presAssocID="{E014C518-CF32-474E-AC66-97270477DB5E}" presName="hierChild4" presStyleCnt="0"/>
      <dgm:spPr/>
    </dgm:pt>
    <dgm:pt modelId="{E2EB7611-2EA2-4DB3-BBD6-54A28F9F4D7D}" type="pres">
      <dgm:prSet presAssocID="{E014C518-CF32-474E-AC66-97270477DB5E}" presName="hierChild5" presStyleCnt="0"/>
      <dgm:spPr/>
    </dgm:pt>
    <dgm:pt modelId="{CCAFB94F-C73E-4BC6-81AB-EDFAF6593126}" type="pres">
      <dgm:prSet presAssocID="{B66BC36E-9907-4C34-926E-FECFB643FF1A}" presName="Name48" presStyleLbl="parChTrans1D3" presStyleIdx="3" presStyleCnt="11"/>
      <dgm:spPr/>
    </dgm:pt>
    <dgm:pt modelId="{71088EE4-BC23-4AAA-97BF-1F361DAFE2CC}" type="pres">
      <dgm:prSet presAssocID="{089DF8A4-6255-43AD-BEE2-4C27A2F176CB}" presName="hierRoot2" presStyleCnt="0">
        <dgm:presLayoutVars>
          <dgm:hierBranch val="init"/>
        </dgm:presLayoutVars>
      </dgm:prSet>
      <dgm:spPr/>
    </dgm:pt>
    <dgm:pt modelId="{2C13163C-7D40-4E7C-8928-74D44496E894}" type="pres">
      <dgm:prSet presAssocID="{089DF8A4-6255-43AD-BEE2-4C27A2F176CB}" presName="rootComposite" presStyleCnt="0"/>
      <dgm:spPr/>
    </dgm:pt>
    <dgm:pt modelId="{7BB11642-CC74-48E2-A874-514D44E2FE89}" type="pres">
      <dgm:prSet presAssocID="{089DF8A4-6255-43AD-BEE2-4C27A2F176CB}" presName="rootText" presStyleLbl="node3" presStyleIdx="3" presStyleCnt="11">
        <dgm:presLayoutVars>
          <dgm:chPref val="3"/>
        </dgm:presLayoutVars>
      </dgm:prSet>
      <dgm:spPr/>
    </dgm:pt>
    <dgm:pt modelId="{6BBF4DF8-85CE-4C01-9829-B58F613C135D}" type="pres">
      <dgm:prSet presAssocID="{089DF8A4-6255-43AD-BEE2-4C27A2F176CB}" presName="rootConnector" presStyleLbl="node3" presStyleIdx="3" presStyleCnt="11"/>
      <dgm:spPr/>
    </dgm:pt>
    <dgm:pt modelId="{ECFB5106-2D15-40B0-8D14-E41A209208FF}" type="pres">
      <dgm:prSet presAssocID="{089DF8A4-6255-43AD-BEE2-4C27A2F176CB}" presName="hierChild4" presStyleCnt="0"/>
      <dgm:spPr/>
    </dgm:pt>
    <dgm:pt modelId="{D57C0F1A-CC57-432F-A922-EA52E456D789}" type="pres">
      <dgm:prSet presAssocID="{089DF8A4-6255-43AD-BEE2-4C27A2F176CB}" presName="hierChild5" presStyleCnt="0"/>
      <dgm:spPr/>
    </dgm:pt>
    <dgm:pt modelId="{CD313997-3427-4A31-88E7-2FFD4DC749D6}" type="pres">
      <dgm:prSet presAssocID="{3257B17F-C23A-48AA-A164-0F7773F1C695}" presName="Name48" presStyleLbl="parChTrans1D3" presStyleIdx="4" presStyleCnt="11"/>
      <dgm:spPr/>
    </dgm:pt>
    <dgm:pt modelId="{EC8B5D58-7096-40FB-A548-DBFF5AC05D31}" type="pres">
      <dgm:prSet presAssocID="{6B5209B3-33A8-4BDB-AAB0-F2A789F087D9}" presName="hierRoot2" presStyleCnt="0">
        <dgm:presLayoutVars>
          <dgm:hierBranch val="init"/>
        </dgm:presLayoutVars>
      </dgm:prSet>
      <dgm:spPr/>
    </dgm:pt>
    <dgm:pt modelId="{C908B7BF-F7EC-4B6D-8F70-6C8BC4770C45}" type="pres">
      <dgm:prSet presAssocID="{6B5209B3-33A8-4BDB-AAB0-F2A789F087D9}" presName="rootComposite" presStyleCnt="0"/>
      <dgm:spPr/>
    </dgm:pt>
    <dgm:pt modelId="{12AD388E-7E07-4CD9-9BEA-47BAED7C39A8}" type="pres">
      <dgm:prSet presAssocID="{6B5209B3-33A8-4BDB-AAB0-F2A789F087D9}" presName="rootText" presStyleLbl="node3" presStyleIdx="4" presStyleCnt="11">
        <dgm:presLayoutVars>
          <dgm:chPref val="3"/>
        </dgm:presLayoutVars>
      </dgm:prSet>
      <dgm:spPr/>
    </dgm:pt>
    <dgm:pt modelId="{B504179B-C3DF-4B3D-98EA-C99D0BB0B541}" type="pres">
      <dgm:prSet presAssocID="{6B5209B3-33A8-4BDB-AAB0-F2A789F087D9}" presName="rootConnector" presStyleLbl="node3" presStyleIdx="4" presStyleCnt="11"/>
      <dgm:spPr/>
    </dgm:pt>
    <dgm:pt modelId="{537026ED-8B3B-4585-8D79-0B50DE33EDD8}" type="pres">
      <dgm:prSet presAssocID="{6B5209B3-33A8-4BDB-AAB0-F2A789F087D9}" presName="hierChild4" presStyleCnt="0"/>
      <dgm:spPr/>
    </dgm:pt>
    <dgm:pt modelId="{AE5BD0B7-93D4-406D-BF21-B0BA64C5AFD8}" type="pres">
      <dgm:prSet presAssocID="{6B5209B3-33A8-4BDB-AAB0-F2A789F087D9}" presName="hierChild5" presStyleCnt="0"/>
      <dgm:spPr/>
    </dgm:pt>
    <dgm:pt modelId="{3149A584-E242-4D99-A388-DC83A08E3C7A}" type="pres">
      <dgm:prSet presAssocID="{1BBDAF0F-B0DC-458C-9026-EC460BCED531}" presName="Name48" presStyleLbl="parChTrans1D3" presStyleIdx="5" presStyleCnt="11"/>
      <dgm:spPr/>
    </dgm:pt>
    <dgm:pt modelId="{4EEBBEC9-D560-4438-B64A-6ED24646E45E}" type="pres">
      <dgm:prSet presAssocID="{18E93B7E-2BB9-4675-95E3-13AA66C7D470}" presName="hierRoot2" presStyleCnt="0">
        <dgm:presLayoutVars>
          <dgm:hierBranch val="init"/>
        </dgm:presLayoutVars>
      </dgm:prSet>
      <dgm:spPr/>
    </dgm:pt>
    <dgm:pt modelId="{C7627A40-0FCA-48D2-BCDD-DB1AE1BC28D5}" type="pres">
      <dgm:prSet presAssocID="{18E93B7E-2BB9-4675-95E3-13AA66C7D470}" presName="rootComposite" presStyleCnt="0"/>
      <dgm:spPr/>
    </dgm:pt>
    <dgm:pt modelId="{06D6A9AF-65B4-4253-A85B-F967590F5AA8}" type="pres">
      <dgm:prSet presAssocID="{18E93B7E-2BB9-4675-95E3-13AA66C7D470}" presName="rootText" presStyleLbl="node3" presStyleIdx="5" presStyleCnt="11">
        <dgm:presLayoutVars>
          <dgm:chPref val="3"/>
        </dgm:presLayoutVars>
      </dgm:prSet>
      <dgm:spPr/>
    </dgm:pt>
    <dgm:pt modelId="{9DA1166F-70D5-47BD-873A-D8740584F2D5}" type="pres">
      <dgm:prSet presAssocID="{18E93B7E-2BB9-4675-95E3-13AA66C7D470}" presName="rootConnector" presStyleLbl="node3" presStyleIdx="5" presStyleCnt="11"/>
      <dgm:spPr/>
    </dgm:pt>
    <dgm:pt modelId="{27AB4339-9173-4931-B9A8-BD1D9C041583}" type="pres">
      <dgm:prSet presAssocID="{18E93B7E-2BB9-4675-95E3-13AA66C7D470}" presName="hierChild4" presStyleCnt="0"/>
      <dgm:spPr/>
    </dgm:pt>
    <dgm:pt modelId="{EC8004E0-607F-41E6-9D5B-54F5057ECBA3}" type="pres">
      <dgm:prSet presAssocID="{18E93B7E-2BB9-4675-95E3-13AA66C7D470}" presName="hierChild5" presStyleCnt="0"/>
      <dgm:spPr/>
    </dgm:pt>
    <dgm:pt modelId="{A2903E1E-2860-4FBE-A145-70EE58680E09}" type="pres">
      <dgm:prSet presAssocID="{3806D12F-E9F5-425C-8BAD-487DFFECBD1F}" presName="hierChild5" presStyleCnt="0"/>
      <dgm:spPr/>
    </dgm:pt>
    <dgm:pt modelId="{D3B1AEA3-012F-4C62-A19F-BFE02C97BBB3}" type="pres">
      <dgm:prSet presAssocID="{F0A49491-4FF6-4432-B953-F67C269A055D}" presName="Name37" presStyleLbl="parChTrans1D2" presStyleIdx="2" presStyleCnt="5"/>
      <dgm:spPr/>
    </dgm:pt>
    <dgm:pt modelId="{D2B80D0C-7FAC-48AA-A746-10116A5B1332}" type="pres">
      <dgm:prSet presAssocID="{F7A27036-1C41-4BF0-B004-63CEA916920D}" presName="hierRoot2" presStyleCnt="0">
        <dgm:presLayoutVars>
          <dgm:hierBranch val="hang"/>
        </dgm:presLayoutVars>
      </dgm:prSet>
      <dgm:spPr/>
    </dgm:pt>
    <dgm:pt modelId="{E899365D-FA07-4D2B-97FE-1E2ACD319C56}" type="pres">
      <dgm:prSet presAssocID="{F7A27036-1C41-4BF0-B004-63CEA916920D}" presName="rootComposite" presStyleCnt="0"/>
      <dgm:spPr/>
    </dgm:pt>
    <dgm:pt modelId="{76D6621F-4311-4909-B6BB-2CB90A194722}" type="pres">
      <dgm:prSet presAssocID="{F7A27036-1C41-4BF0-B004-63CEA916920D}" presName="rootText" presStyleLbl="node2" presStyleIdx="2" presStyleCnt="4">
        <dgm:presLayoutVars>
          <dgm:chPref val="3"/>
        </dgm:presLayoutVars>
      </dgm:prSet>
      <dgm:spPr/>
    </dgm:pt>
    <dgm:pt modelId="{D866594D-4431-4CD3-B0EF-E48456B31817}" type="pres">
      <dgm:prSet presAssocID="{F7A27036-1C41-4BF0-B004-63CEA916920D}" presName="rootConnector" presStyleLbl="node2" presStyleIdx="2" presStyleCnt="4"/>
      <dgm:spPr/>
    </dgm:pt>
    <dgm:pt modelId="{8D525ABB-E4E4-473B-B8B1-7A4461205A1E}" type="pres">
      <dgm:prSet presAssocID="{F7A27036-1C41-4BF0-B004-63CEA916920D}" presName="hierChild4" presStyleCnt="0"/>
      <dgm:spPr/>
    </dgm:pt>
    <dgm:pt modelId="{DF546CD3-7564-4A7F-845D-31A931D2BA4E}" type="pres">
      <dgm:prSet presAssocID="{DE9DD1BF-AC1A-4E2B-8ACD-AD23C97857A9}" presName="Name48" presStyleLbl="parChTrans1D3" presStyleIdx="6" presStyleCnt="11"/>
      <dgm:spPr/>
    </dgm:pt>
    <dgm:pt modelId="{0A26CCD3-CD27-4A31-962B-EFC6601CEF63}" type="pres">
      <dgm:prSet presAssocID="{312FCBF6-DF0E-4BCB-B0D7-295617C08284}" presName="hierRoot2" presStyleCnt="0">
        <dgm:presLayoutVars>
          <dgm:hierBranch val="init"/>
        </dgm:presLayoutVars>
      </dgm:prSet>
      <dgm:spPr/>
    </dgm:pt>
    <dgm:pt modelId="{6899B44D-07CA-423A-B2C9-711D3EE10214}" type="pres">
      <dgm:prSet presAssocID="{312FCBF6-DF0E-4BCB-B0D7-295617C08284}" presName="rootComposite" presStyleCnt="0"/>
      <dgm:spPr/>
    </dgm:pt>
    <dgm:pt modelId="{4173ACA7-59AD-45F0-AC3A-BAC819B243E6}" type="pres">
      <dgm:prSet presAssocID="{312FCBF6-DF0E-4BCB-B0D7-295617C08284}" presName="rootText" presStyleLbl="node3" presStyleIdx="6" presStyleCnt="11">
        <dgm:presLayoutVars>
          <dgm:chPref val="3"/>
        </dgm:presLayoutVars>
      </dgm:prSet>
      <dgm:spPr/>
    </dgm:pt>
    <dgm:pt modelId="{7FE25F11-C9B6-48D1-8F63-0FBD06E9744A}" type="pres">
      <dgm:prSet presAssocID="{312FCBF6-DF0E-4BCB-B0D7-295617C08284}" presName="rootConnector" presStyleLbl="node3" presStyleIdx="6" presStyleCnt="11"/>
      <dgm:spPr/>
    </dgm:pt>
    <dgm:pt modelId="{8D83B7D7-25F1-4BA1-9840-8B48B52454CC}" type="pres">
      <dgm:prSet presAssocID="{312FCBF6-DF0E-4BCB-B0D7-295617C08284}" presName="hierChild4" presStyleCnt="0"/>
      <dgm:spPr/>
    </dgm:pt>
    <dgm:pt modelId="{46D5A7C5-F122-483B-B090-D75F069972B8}" type="pres">
      <dgm:prSet presAssocID="{312FCBF6-DF0E-4BCB-B0D7-295617C08284}" presName="hierChild5" presStyleCnt="0"/>
      <dgm:spPr/>
    </dgm:pt>
    <dgm:pt modelId="{59243C82-1D31-4D8C-9382-42308DCB46D9}" type="pres">
      <dgm:prSet presAssocID="{A227B222-4552-4167-B5FC-F68D106CFF08}" presName="Name48" presStyleLbl="parChTrans1D3" presStyleIdx="7" presStyleCnt="11"/>
      <dgm:spPr/>
    </dgm:pt>
    <dgm:pt modelId="{0E1AA392-AD1E-40F0-8AC5-D9BB3FB5EB17}" type="pres">
      <dgm:prSet presAssocID="{2BC4EBF3-F40E-43DF-8C6C-332F126E6F49}" presName="hierRoot2" presStyleCnt="0">
        <dgm:presLayoutVars>
          <dgm:hierBranch val="init"/>
        </dgm:presLayoutVars>
      </dgm:prSet>
      <dgm:spPr/>
    </dgm:pt>
    <dgm:pt modelId="{000DC15E-1870-49A0-8A07-6A123877A119}" type="pres">
      <dgm:prSet presAssocID="{2BC4EBF3-F40E-43DF-8C6C-332F126E6F49}" presName="rootComposite" presStyleCnt="0"/>
      <dgm:spPr/>
    </dgm:pt>
    <dgm:pt modelId="{352739DA-FD25-46F8-A129-D913BC5EC096}" type="pres">
      <dgm:prSet presAssocID="{2BC4EBF3-F40E-43DF-8C6C-332F126E6F49}" presName="rootText" presStyleLbl="node3" presStyleIdx="7" presStyleCnt="11">
        <dgm:presLayoutVars>
          <dgm:chPref val="3"/>
        </dgm:presLayoutVars>
      </dgm:prSet>
      <dgm:spPr/>
    </dgm:pt>
    <dgm:pt modelId="{083A4105-90AA-42FD-860C-F91A7703B907}" type="pres">
      <dgm:prSet presAssocID="{2BC4EBF3-F40E-43DF-8C6C-332F126E6F49}" presName="rootConnector" presStyleLbl="node3" presStyleIdx="7" presStyleCnt="11"/>
      <dgm:spPr/>
    </dgm:pt>
    <dgm:pt modelId="{719F3AC6-6760-43F4-97BA-829EEAFEFF64}" type="pres">
      <dgm:prSet presAssocID="{2BC4EBF3-F40E-43DF-8C6C-332F126E6F49}" presName="hierChild4" presStyleCnt="0"/>
      <dgm:spPr/>
    </dgm:pt>
    <dgm:pt modelId="{2FC125C8-9BA4-4321-963B-12B00E483582}" type="pres">
      <dgm:prSet presAssocID="{2BC4EBF3-F40E-43DF-8C6C-332F126E6F49}" presName="hierChild5" presStyleCnt="0"/>
      <dgm:spPr/>
    </dgm:pt>
    <dgm:pt modelId="{C6E906C3-4C6E-425C-8D33-704032E34156}" type="pres">
      <dgm:prSet presAssocID="{4EAA0350-C634-4714-AE7A-4F866ED7DCA9}" presName="Name48" presStyleLbl="parChTrans1D3" presStyleIdx="8" presStyleCnt="11"/>
      <dgm:spPr/>
    </dgm:pt>
    <dgm:pt modelId="{7E633D86-0DE0-4809-B7BC-85FA42391F0D}" type="pres">
      <dgm:prSet presAssocID="{634BBC9A-5FCC-47A0-9604-8721B9598B9B}" presName="hierRoot2" presStyleCnt="0">
        <dgm:presLayoutVars>
          <dgm:hierBranch val="init"/>
        </dgm:presLayoutVars>
      </dgm:prSet>
      <dgm:spPr/>
    </dgm:pt>
    <dgm:pt modelId="{5901E987-2FED-4937-AA96-17846EDEEC76}" type="pres">
      <dgm:prSet presAssocID="{634BBC9A-5FCC-47A0-9604-8721B9598B9B}" presName="rootComposite" presStyleCnt="0"/>
      <dgm:spPr/>
    </dgm:pt>
    <dgm:pt modelId="{B1B721F4-F4CE-47D4-8824-EE6349212C36}" type="pres">
      <dgm:prSet presAssocID="{634BBC9A-5FCC-47A0-9604-8721B9598B9B}" presName="rootText" presStyleLbl="node3" presStyleIdx="8" presStyleCnt="11">
        <dgm:presLayoutVars>
          <dgm:chPref val="3"/>
        </dgm:presLayoutVars>
      </dgm:prSet>
      <dgm:spPr/>
    </dgm:pt>
    <dgm:pt modelId="{3CEE6333-C5EE-4961-BC2D-C94991263DB0}" type="pres">
      <dgm:prSet presAssocID="{634BBC9A-5FCC-47A0-9604-8721B9598B9B}" presName="rootConnector" presStyleLbl="node3" presStyleIdx="8" presStyleCnt="11"/>
      <dgm:spPr/>
    </dgm:pt>
    <dgm:pt modelId="{C181A600-7652-4E72-B25B-D60897A17FDE}" type="pres">
      <dgm:prSet presAssocID="{634BBC9A-5FCC-47A0-9604-8721B9598B9B}" presName="hierChild4" presStyleCnt="0"/>
      <dgm:spPr/>
    </dgm:pt>
    <dgm:pt modelId="{D2617413-207B-451C-86D7-EB5B0ECF76A0}" type="pres">
      <dgm:prSet presAssocID="{634BBC9A-5FCC-47A0-9604-8721B9598B9B}" presName="hierChild5" presStyleCnt="0"/>
      <dgm:spPr/>
    </dgm:pt>
    <dgm:pt modelId="{2B8B946A-AD1D-4936-88BC-0CD236528CD9}" type="pres">
      <dgm:prSet presAssocID="{B827F8BE-C694-4F38-8608-2DEB529E4DA6}" presName="Name48" presStyleLbl="parChTrans1D3" presStyleIdx="9" presStyleCnt="11"/>
      <dgm:spPr/>
    </dgm:pt>
    <dgm:pt modelId="{5577CEB7-448B-4A86-B0BE-4ABACC3CCE17}" type="pres">
      <dgm:prSet presAssocID="{5CF7983D-F79E-4398-9FAE-3C958FB8B525}" presName="hierRoot2" presStyleCnt="0">
        <dgm:presLayoutVars>
          <dgm:hierBranch val="hang"/>
        </dgm:presLayoutVars>
      </dgm:prSet>
      <dgm:spPr/>
    </dgm:pt>
    <dgm:pt modelId="{AE936C7A-BB5B-4CB2-AD12-A5F760788B5F}" type="pres">
      <dgm:prSet presAssocID="{5CF7983D-F79E-4398-9FAE-3C958FB8B525}" presName="rootComposite" presStyleCnt="0"/>
      <dgm:spPr/>
    </dgm:pt>
    <dgm:pt modelId="{4839DC7F-6DEC-432B-9BFC-48BA8C7FDA63}" type="pres">
      <dgm:prSet presAssocID="{5CF7983D-F79E-4398-9FAE-3C958FB8B525}" presName="rootText" presStyleLbl="node3" presStyleIdx="9" presStyleCnt="11">
        <dgm:presLayoutVars>
          <dgm:chPref val="3"/>
        </dgm:presLayoutVars>
      </dgm:prSet>
      <dgm:spPr/>
    </dgm:pt>
    <dgm:pt modelId="{9D408121-1587-4205-89B4-630E0F7BC795}" type="pres">
      <dgm:prSet presAssocID="{5CF7983D-F79E-4398-9FAE-3C958FB8B525}" presName="rootConnector" presStyleLbl="node3" presStyleIdx="9" presStyleCnt="11"/>
      <dgm:spPr/>
    </dgm:pt>
    <dgm:pt modelId="{64DBBDE3-6220-443F-BA34-0890FE758DFC}" type="pres">
      <dgm:prSet presAssocID="{5CF7983D-F79E-4398-9FAE-3C958FB8B525}" presName="hierChild4" presStyleCnt="0"/>
      <dgm:spPr/>
    </dgm:pt>
    <dgm:pt modelId="{0AE10D22-9878-4FA6-A114-31760E4F314B}" type="pres">
      <dgm:prSet presAssocID="{5CF7983D-F79E-4398-9FAE-3C958FB8B525}" presName="hierChild5" presStyleCnt="0"/>
      <dgm:spPr/>
    </dgm:pt>
    <dgm:pt modelId="{9B732195-90D9-40FE-825F-AD6E5B97C9E5}" type="pres">
      <dgm:prSet presAssocID="{F7A27036-1C41-4BF0-B004-63CEA916920D}" presName="hierChild5" presStyleCnt="0"/>
      <dgm:spPr/>
    </dgm:pt>
    <dgm:pt modelId="{B656527E-1587-419D-8714-798988325321}" type="pres">
      <dgm:prSet presAssocID="{F0476A03-1C82-40BC-B518-CFAF27E69CCF}" presName="Name37" presStyleLbl="parChTrans1D2" presStyleIdx="3" presStyleCnt="5"/>
      <dgm:spPr/>
    </dgm:pt>
    <dgm:pt modelId="{8F9A61C4-93E4-41B0-B129-4AEDCC9486FF}" type="pres">
      <dgm:prSet presAssocID="{A4DC858A-15CC-4DA4-9226-CF940E2C7A95}" presName="hierRoot2" presStyleCnt="0">
        <dgm:presLayoutVars>
          <dgm:hierBranch val="init"/>
        </dgm:presLayoutVars>
      </dgm:prSet>
      <dgm:spPr/>
    </dgm:pt>
    <dgm:pt modelId="{6B96F9CB-90DE-46D3-9DF9-BB38A1013E87}" type="pres">
      <dgm:prSet presAssocID="{A4DC858A-15CC-4DA4-9226-CF940E2C7A95}" presName="rootComposite" presStyleCnt="0"/>
      <dgm:spPr/>
    </dgm:pt>
    <dgm:pt modelId="{725DD2B2-036E-4D28-B249-38E6783D89EA}" type="pres">
      <dgm:prSet presAssocID="{A4DC858A-15CC-4DA4-9226-CF940E2C7A95}" presName="rootText" presStyleLbl="node2" presStyleIdx="3" presStyleCnt="4">
        <dgm:presLayoutVars>
          <dgm:chPref val="3"/>
        </dgm:presLayoutVars>
      </dgm:prSet>
      <dgm:spPr/>
    </dgm:pt>
    <dgm:pt modelId="{B197ABFD-5343-496F-8B69-41FD426C9056}" type="pres">
      <dgm:prSet presAssocID="{A4DC858A-15CC-4DA4-9226-CF940E2C7A95}" presName="rootConnector" presStyleLbl="node2" presStyleIdx="3" presStyleCnt="4"/>
      <dgm:spPr/>
    </dgm:pt>
    <dgm:pt modelId="{820A2B60-AF6B-4D67-9EC7-52AD1894D510}" type="pres">
      <dgm:prSet presAssocID="{A4DC858A-15CC-4DA4-9226-CF940E2C7A95}" presName="hierChild4" presStyleCnt="0"/>
      <dgm:spPr/>
    </dgm:pt>
    <dgm:pt modelId="{FC7C304F-80E2-4BCB-B32E-DC0E9229317B}" type="pres">
      <dgm:prSet presAssocID="{420BBA25-9BC1-45C7-B493-33368F639091}" presName="Name37" presStyleLbl="parChTrans1D3" presStyleIdx="10" presStyleCnt="11"/>
      <dgm:spPr/>
    </dgm:pt>
    <dgm:pt modelId="{F585480B-DB1D-4DE8-B571-DB2EC7122D4B}" type="pres">
      <dgm:prSet presAssocID="{87F48CC6-0FA4-42E2-80EA-320069CC1C45}" presName="hierRoot2" presStyleCnt="0">
        <dgm:presLayoutVars>
          <dgm:hierBranch val="init"/>
        </dgm:presLayoutVars>
      </dgm:prSet>
      <dgm:spPr/>
    </dgm:pt>
    <dgm:pt modelId="{67F3AF0B-648C-4B49-A450-60D7AE0904E8}" type="pres">
      <dgm:prSet presAssocID="{87F48CC6-0FA4-42E2-80EA-320069CC1C45}" presName="rootComposite" presStyleCnt="0"/>
      <dgm:spPr/>
    </dgm:pt>
    <dgm:pt modelId="{79207BA1-7B4E-4BE2-A6E9-3D775A877A96}" type="pres">
      <dgm:prSet presAssocID="{87F48CC6-0FA4-42E2-80EA-320069CC1C45}" presName="rootText" presStyleLbl="node3" presStyleIdx="10" presStyleCnt="11">
        <dgm:presLayoutVars>
          <dgm:chPref val="3"/>
        </dgm:presLayoutVars>
      </dgm:prSet>
      <dgm:spPr/>
    </dgm:pt>
    <dgm:pt modelId="{EAE3A8BD-966B-41B7-8728-489D107D2E1D}" type="pres">
      <dgm:prSet presAssocID="{87F48CC6-0FA4-42E2-80EA-320069CC1C45}" presName="rootConnector" presStyleLbl="node3" presStyleIdx="10" presStyleCnt="11"/>
      <dgm:spPr/>
    </dgm:pt>
    <dgm:pt modelId="{46EC651C-18BA-4324-B795-BF3038704F54}" type="pres">
      <dgm:prSet presAssocID="{87F48CC6-0FA4-42E2-80EA-320069CC1C45}" presName="hierChild4" presStyleCnt="0"/>
      <dgm:spPr/>
    </dgm:pt>
    <dgm:pt modelId="{C44EA419-2A24-428A-81E2-BF3189CEAA68}" type="pres">
      <dgm:prSet presAssocID="{87F48CC6-0FA4-42E2-80EA-320069CC1C45}" presName="hierChild5" presStyleCnt="0"/>
      <dgm:spPr/>
    </dgm:pt>
    <dgm:pt modelId="{203A0192-55EA-452F-BF5B-E705FA764595}" type="pres">
      <dgm:prSet presAssocID="{A4DC858A-15CC-4DA4-9226-CF940E2C7A95}" presName="hierChild5" presStyleCnt="0"/>
      <dgm:spPr/>
    </dgm:pt>
    <dgm:pt modelId="{2EEB0010-91FB-4958-9FC7-D5CC0ECC6D11}" type="pres">
      <dgm:prSet presAssocID="{06B985C0-0724-4DCF-AFB6-E026D320C9F8}" presName="hierChild3" presStyleCnt="0"/>
      <dgm:spPr/>
    </dgm:pt>
    <dgm:pt modelId="{ABE19C87-B84D-408D-9D23-946D7358ACF4}" type="pres">
      <dgm:prSet presAssocID="{82FC1F9F-D9C1-4980-9B21-255F06E0E4B8}" presName="Name111" presStyleLbl="parChTrans1D2" presStyleIdx="4" presStyleCnt="5"/>
      <dgm:spPr/>
    </dgm:pt>
    <dgm:pt modelId="{49C790D8-09E3-4B2B-AD15-73DE128DA03E}" type="pres">
      <dgm:prSet presAssocID="{43D8E341-C109-44A0-A3BA-31A38A3A10C7}" presName="hierRoot3" presStyleCnt="0">
        <dgm:presLayoutVars>
          <dgm:hierBranch val="init"/>
        </dgm:presLayoutVars>
      </dgm:prSet>
      <dgm:spPr/>
    </dgm:pt>
    <dgm:pt modelId="{D9BAF271-129E-49E3-8B72-B38CC0C84C1F}" type="pres">
      <dgm:prSet presAssocID="{43D8E341-C109-44A0-A3BA-31A38A3A10C7}" presName="rootComposite3" presStyleCnt="0"/>
      <dgm:spPr/>
    </dgm:pt>
    <dgm:pt modelId="{A2190641-8A74-4990-87D2-96D57E1500AA}" type="pres">
      <dgm:prSet presAssocID="{43D8E341-C109-44A0-A3BA-31A38A3A10C7}" presName="rootText3" presStyleLbl="asst1" presStyleIdx="0" presStyleCnt="1">
        <dgm:presLayoutVars>
          <dgm:chPref val="3"/>
        </dgm:presLayoutVars>
      </dgm:prSet>
      <dgm:spPr/>
    </dgm:pt>
    <dgm:pt modelId="{5913DE26-FD80-4711-9815-78C2B8AE2903}" type="pres">
      <dgm:prSet presAssocID="{43D8E341-C109-44A0-A3BA-31A38A3A10C7}" presName="rootConnector3" presStyleLbl="asst1" presStyleIdx="0" presStyleCnt="1"/>
      <dgm:spPr/>
    </dgm:pt>
    <dgm:pt modelId="{D8CEBF8E-9223-46C5-B2EF-F2D7C6793061}" type="pres">
      <dgm:prSet presAssocID="{43D8E341-C109-44A0-A3BA-31A38A3A10C7}" presName="hierChild6" presStyleCnt="0"/>
      <dgm:spPr/>
    </dgm:pt>
    <dgm:pt modelId="{5579536D-7963-4CC2-969D-6D170360633F}" type="pres">
      <dgm:prSet presAssocID="{43D8E341-C109-44A0-A3BA-31A38A3A10C7}" presName="hierChild7" presStyleCnt="0"/>
      <dgm:spPr/>
    </dgm:pt>
  </dgm:ptLst>
  <dgm:cxnLst>
    <dgm:cxn modelId="{ADC43A06-CF95-42C7-9E0A-8C24E8025E82}" type="presOf" srcId="{06B985C0-0724-4DCF-AFB6-E026D320C9F8}" destId="{1BF3CE59-9356-4505-ABFB-B39D5AA07382}" srcOrd="0" destOrd="0" presId="urn:microsoft.com/office/officeart/2005/8/layout/orgChart1"/>
    <dgm:cxn modelId="{4183DD0A-3B43-4BCB-A6DF-0DEC79F2E0FB}" type="presOf" srcId="{54674539-D7C0-4ED3-B639-E89ABEBD2888}" destId="{67BE3700-95EB-4AC7-9073-B3461BD95C2F}" srcOrd="1" destOrd="0" presId="urn:microsoft.com/office/officeart/2005/8/layout/orgChart1"/>
    <dgm:cxn modelId="{C67F9B0F-152A-4BBF-8A38-0E81925445D9}" type="presOf" srcId="{8DEDD3D0-2DBF-48F1-8A01-6677431E352C}" destId="{A8AF8664-6A5C-4D61-9D51-869E7A601FB0}" srcOrd="0" destOrd="0" presId="urn:microsoft.com/office/officeart/2005/8/layout/orgChart1"/>
    <dgm:cxn modelId="{8553D718-FC79-44A4-A718-A44EDD298D88}" type="presOf" srcId="{A227B222-4552-4167-B5FC-F68D106CFF08}" destId="{59243C82-1D31-4D8C-9382-42308DCB46D9}" srcOrd="0" destOrd="0" presId="urn:microsoft.com/office/officeart/2005/8/layout/orgChart1"/>
    <dgm:cxn modelId="{14EAD220-9CD4-45AF-8A50-6F17A726FFCC}" type="presOf" srcId="{87F48CC6-0FA4-42E2-80EA-320069CC1C45}" destId="{EAE3A8BD-966B-41B7-8728-489D107D2E1D}" srcOrd="1" destOrd="0" presId="urn:microsoft.com/office/officeart/2005/8/layout/orgChart1"/>
    <dgm:cxn modelId="{EA24BD22-66E8-47DC-8477-DCD295F9CDB3}" srcId="{F7A27036-1C41-4BF0-B004-63CEA916920D}" destId="{5CF7983D-F79E-4398-9FAE-3C958FB8B525}" srcOrd="3" destOrd="0" parTransId="{B827F8BE-C694-4F38-8608-2DEB529E4DA6}" sibTransId="{E2A1CE24-FD01-4FC3-9553-47FC5CBA616A}"/>
    <dgm:cxn modelId="{ED5FEC29-3345-44AD-BF4E-78516A44573A}" type="presOf" srcId="{6B9F3B84-7675-4F5A-8FAA-F7D651141EEB}" destId="{98127539-8DEE-4D84-8B80-C343D93E58D1}" srcOrd="0" destOrd="0" presId="urn:microsoft.com/office/officeart/2005/8/layout/orgChart1"/>
    <dgm:cxn modelId="{010B152B-3CEA-4A9D-AD0D-B9FED9735CEB}" srcId="{06B985C0-0724-4DCF-AFB6-E026D320C9F8}" destId="{43D8E341-C109-44A0-A3BA-31A38A3A10C7}" srcOrd="0" destOrd="0" parTransId="{82FC1F9F-D9C1-4980-9B21-255F06E0E4B8}" sibTransId="{91E6CC69-E939-4CD5-A116-AB039C93ADBF}"/>
    <dgm:cxn modelId="{1393C32C-85D5-4F2B-B54B-19213C98C93C}" type="presOf" srcId="{A4DC858A-15CC-4DA4-9226-CF940E2C7A95}" destId="{B197ABFD-5343-496F-8B69-41FD426C9056}" srcOrd="1" destOrd="0" presId="urn:microsoft.com/office/officeart/2005/8/layout/orgChart1"/>
    <dgm:cxn modelId="{C917CD2E-CBC9-402C-9AB6-9CEEAD30C6B0}" type="presOf" srcId="{A4DC858A-15CC-4DA4-9226-CF940E2C7A95}" destId="{725DD2B2-036E-4D28-B249-38E6783D89EA}" srcOrd="0" destOrd="0" presId="urn:microsoft.com/office/officeart/2005/8/layout/orgChart1"/>
    <dgm:cxn modelId="{1092C72F-5BB2-49C6-9A6E-74D62B61EE9A}" type="presOf" srcId="{5CF7983D-F79E-4398-9FAE-3C958FB8B525}" destId="{4839DC7F-6DEC-432B-9BFC-48BA8C7FDA63}" srcOrd="0" destOrd="0" presId="urn:microsoft.com/office/officeart/2005/8/layout/orgChart1"/>
    <dgm:cxn modelId="{42A25234-06F4-459A-A96F-6A5A474F5142}" srcId="{F7A27036-1C41-4BF0-B004-63CEA916920D}" destId="{2BC4EBF3-F40E-43DF-8C6C-332F126E6F49}" srcOrd="1" destOrd="0" parTransId="{A227B222-4552-4167-B5FC-F68D106CFF08}" sibTransId="{29EFAC87-6709-4358-A792-240A24A17F2A}"/>
    <dgm:cxn modelId="{71D16B35-3526-4224-B077-C4123A3770B7}" type="presOf" srcId="{2BC4EBF3-F40E-43DF-8C6C-332F126E6F49}" destId="{083A4105-90AA-42FD-860C-F91A7703B907}" srcOrd="1" destOrd="0" presId="urn:microsoft.com/office/officeart/2005/8/layout/orgChart1"/>
    <dgm:cxn modelId="{CBC3D637-7665-4752-8E05-6D531E385841}" srcId="{A4DC858A-15CC-4DA4-9226-CF940E2C7A95}" destId="{87F48CC6-0FA4-42E2-80EA-320069CC1C45}" srcOrd="0" destOrd="0" parTransId="{420BBA25-9BC1-45C7-B493-33368F639091}" sibTransId="{971D5289-EF16-4CF2-AAE4-1C01197DC479}"/>
    <dgm:cxn modelId="{4E7BFA39-2C9A-43C6-9388-B004F4D14E32}" type="presOf" srcId="{87F48CC6-0FA4-42E2-80EA-320069CC1C45}" destId="{79207BA1-7B4E-4BE2-A6E9-3D775A877A96}" srcOrd="0" destOrd="0" presId="urn:microsoft.com/office/officeart/2005/8/layout/orgChart1"/>
    <dgm:cxn modelId="{0A8D943A-E54D-4D22-A5C8-B6DD94C36C13}" type="presOf" srcId="{F7A27036-1C41-4BF0-B004-63CEA916920D}" destId="{D866594D-4431-4CD3-B0EF-E48456B31817}" srcOrd="1" destOrd="0" presId="urn:microsoft.com/office/officeart/2005/8/layout/orgChart1"/>
    <dgm:cxn modelId="{6BBBBF3A-6DCC-4876-AD4B-AAE705CD4924}" type="presOf" srcId="{18E93B7E-2BB9-4675-95E3-13AA66C7D470}" destId="{06D6A9AF-65B4-4253-A85B-F967590F5AA8}" srcOrd="0" destOrd="0" presId="urn:microsoft.com/office/officeart/2005/8/layout/orgChart1"/>
    <dgm:cxn modelId="{798FFD3B-1F67-47F6-A7B5-569EB390380A}" type="presOf" srcId="{DE9DD1BF-AC1A-4E2B-8ACD-AD23C97857A9}" destId="{DF546CD3-7564-4A7F-845D-31A931D2BA4E}" srcOrd="0" destOrd="0" presId="urn:microsoft.com/office/officeart/2005/8/layout/orgChart1"/>
    <dgm:cxn modelId="{CA350E42-68F8-46F6-8A7E-2FE81FF63CF7}" type="presOf" srcId="{82FC1F9F-D9C1-4980-9B21-255F06E0E4B8}" destId="{ABE19C87-B84D-408D-9D23-946D7358ACF4}" srcOrd="0" destOrd="0" presId="urn:microsoft.com/office/officeart/2005/8/layout/orgChart1"/>
    <dgm:cxn modelId="{E23E6845-E70C-40D1-9CF0-A4613A5C5094}" srcId="{1D224D43-2611-4785-95BA-5044F70FF975}" destId="{54674539-D7C0-4ED3-B639-E89ABEBD2888}" srcOrd="1" destOrd="0" parTransId="{06AC14A4-9DE5-4B4E-9C22-886AD3E9D620}" sibTransId="{1C508D3E-7361-43D5-8E85-4C19A270330C}"/>
    <dgm:cxn modelId="{7BFF2B4A-4408-46D0-BC2A-167A29F58CA3}" type="presOf" srcId="{A25A3DC1-11EE-4C55-9E7F-35FE3372794C}" destId="{0791FFF5-AA60-461A-9986-6642044648B9}" srcOrd="0" destOrd="0" presId="urn:microsoft.com/office/officeart/2005/8/layout/orgChart1"/>
    <dgm:cxn modelId="{E848796A-4C13-473B-9AAA-AC7C3F9D5982}" type="presOf" srcId="{634BBC9A-5FCC-47A0-9604-8721B9598B9B}" destId="{3CEE6333-C5EE-4961-BC2D-C94991263DB0}" srcOrd="1" destOrd="0" presId="urn:microsoft.com/office/officeart/2005/8/layout/orgChart1"/>
    <dgm:cxn modelId="{D5C8216C-E715-4BBE-9E33-79C0AA37D62C}" type="presOf" srcId="{5CF7983D-F79E-4398-9FAE-3C958FB8B525}" destId="{9D408121-1587-4205-89B4-630E0F7BC795}" srcOrd="1" destOrd="0" presId="urn:microsoft.com/office/officeart/2005/8/layout/orgChart1"/>
    <dgm:cxn modelId="{228B014D-BD14-404C-B1F5-72B6AD1FA147}" srcId="{06B985C0-0724-4DCF-AFB6-E026D320C9F8}" destId="{3806D12F-E9F5-425C-8BAD-487DFFECBD1F}" srcOrd="2" destOrd="0" parTransId="{5B8CDBEE-23C0-4196-B6E1-C8B222F3CF61}" sibTransId="{711C7D22-CFD2-4EAC-A14C-C5E73B263E9B}"/>
    <dgm:cxn modelId="{488CD86D-CE8D-45AF-975C-AD51702BAD8F}" type="presOf" srcId="{1D224D43-2611-4785-95BA-5044F70FF975}" destId="{EF5CDB3B-E58F-4AC2-9401-B958FDCF0B19}" srcOrd="1" destOrd="0" presId="urn:microsoft.com/office/officeart/2005/8/layout/orgChart1"/>
    <dgm:cxn modelId="{4DB7AF53-4354-45D2-8B3C-ABF3B7C207ED}" type="presOf" srcId="{F0476A03-1C82-40BC-B518-CFAF27E69CCF}" destId="{B656527E-1587-419D-8714-798988325321}" srcOrd="0" destOrd="0" presId="urn:microsoft.com/office/officeart/2005/8/layout/orgChart1"/>
    <dgm:cxn modelId="{28303574-31B6-4B49-96CC-81CF426EB5B0}" type="presOf" srcId="{6B5209B3-33A8-4BDB-AAB0-F2A789F087D9}" destId="{12AD388E-7E07-4CD9-9BEA-47BAED7C39A8}" srcOrd="0" destOrd="0" presId="urn:microsoft.com/office/officeart/2005/8/layout/orgChart1"/>
    <dgm:cxn modelId="{E2747E74-7833-4451-8FC1-783532F9510F}" type="presOf" srcId="{089DF8A4-6255-43AD-BEE2-4C27A2F176CB}" destId="{7BB11642-CC74-48E2-A874-514D44E2FE89}" srcOrd="0" destOrd="0" presId="urn:microsoft.com/office/officeart/2005/8/layout/orgChart1"/>
    <dgm:cxn modelId="{E6A08874-71D4-407B-8043-354F5FD3733E}" type="presOf" srcId="{43D8E341-C109-44A0-A3BA-31A38A3A10C7}" destId="{A2190641-8A74-4990-87D2-96D57E1500AA}" srcOrd="0" destOrd="0" presId="urn:microsoft.com/office/officeart/2005/8/layout/orgChart1"/>
    <dgm:cxn modelId="{03871A75-2467-464C-8D4E-0DD82A70E5A2}" type="presOf" srcId="{3257B17F-C23A-48AA-A164-0F7773F1C695}" destId="{CD313997-3427-4A31-88E7-2FFD4DC749D6}" srcOrd="0" destOrd="0" presId="urn:microsoft.com/office/officeart/2005/8/layout/orgChart1"/>
    <dgm:cxn modelId="{9833A175-1497-4149-8FE8-42B9A9EE78BC}" type="presOf" srcId="{1D224D43-2611-4785-95BA-5044F70FF975}" destId="{1223C406-DE54-494C-8A24-D0545F2EEB47}" srcOrd="0" destOrd="0" presId="urn:microsoft.com/office/officeart/2005/8/layout/orgChart1"/>
    <dgm:cxn modelId="{0A97F756-8F85-47A9-B3CD-9BCABF6E63DA}" type="presOf" srcId="{B66BC36E-9907-4C34-926E-FECFB643FF1A}" destId="{CCAFB94F-C73E-4BC6-81AB-EDFAF6593126}" srcOrd="0" destOrd="0" presId="urn:microsoft.com/office/officeart/2005/8/layout/orgChart1"/>
    <dgm:cxn modelId="{C5AE9B78-2BF9-4E93-AF62-E27826D0BEFE}" type="presOf" srcId="{1BBDAF0F-B0DC-458C-9026-EC460BCED531}" destId="{3149A584-E242-4D99-A388-DC83A08E3C7A}" srcOrd="0" destOrd="0" presId="urn:microsoft.com/office/officeart/2005/8/layout/orgChart1"/>
    <dgm:cxn modelId="{E40BAE58-DEF4-426A-8E37-5FDE88785368}" srcId="{3806D12F-E9F5-425C-8BAD-487DFFECBD1F}" destId="{E014C518-CF32-474E-AC66-97270477DB5E}" srcOrd="0" destOrd="0" parTransId="{A25A3DC1-11EE-4C55-9E7F-35FE3372794C}" sibTransId="{79CDE211-C1B5-428B-8018-20562ECC6AAA}"/>
    <dgm:cxn modelId="{07B5DB58-3EBF-4EAE-B6D2-D71B1AFF02AE}" srcId="{06B985C0-0724-4DCF-AFB6-E026D320C9F8}" destId="{1D224D43-2611-4785-95BA-5044F70FF975}" srcOrd="1" destOrd="0" parTransId="{C561751E-588C-4B6F-97EB-F5B0082431C6}" sibTransId="{ADF62FF6-DC9B-4751-834A-66A14305F232}"/>
    <dgm:cxn modelId="{9E04257A-FBBD-4DFD-9D2E-1B73D76B835E}" type="presOf" srcId="{312FCBF6-DF0E-4BCB-B0D7-295617C08284}" destId="{7FE25F11-C9B6-48D1-8F63-0FBD06E9744A}" srcOrd="1" destOrd="0" presId="urn:microsoft.com/office/officeart/2005/8/layout/orgChart1"/>
    <dgm:cxn modelId="{F2ED357A-D3DF-46F7-8605-738DC21A07A9}" type="presOf" srcId="{F7A27036-1C41-4BF0-B004-63CEA916920D}" destId="{76D6621F-4311-4909-B6BB-2CB90A194722}" srcOrd="0" destOrd="0" presId="urn:microsoft.com/office/officeart/2005/8/layout/orgChart1"/>
    <dgm:cxn modelId="{43540A7C-1228-409A-8E03-1455068EBB50}" type="presOf" srcId="{8DEDD3D0-2DBF-48F1-8A01-6677431E352C}" destId="{AD36688F-E000-4561-811E-40EC830ACD55}" srcOrd="1" destOrd="0" presId="urn:microsoft.com/office/officeart/2005/8/layout/orgChart1"/>
    <dgm:cxn modelId="{C01FBD8E-4914-41EC-B29C-DDCC519DD1D4}" type="presOf" srcId="{2BC4EBF3-F40E-43DF-8C6C-332F126E6F49}" destId="{352739DA-FD25-46F8-A129-D913BC5EC096}" srcOrd="0" destOrd="0" presId="urn:microsoft.com/office/officeart/2005/8/layout/orgChart1"/>
    <dgm:cxn modelId="{B9527190-88FE-43BA-8E52-324C683243D0}" type="presOf" srcId="{634BBC9A-5FCC-47A0-9604-8721B9598B9B}" destId="{B1B721F4-F4CE-47D4-8824-EE6349212C36}" srcOrd="0" destOrd="0" presId="urn:microsoft.com/office/officeart/2005/8/layout/orgChart1"/>
    <dgm:cxn modelId="{54356994-23AA-43E7-8E1B-0CE3025D1925}" type="presOf" srcId="{420BBA25-9BC1-45C7-B493-33368F639091}" destId="{FC7C304F-80E2-4BCB-B32E-DC0E9229317B}" srcOrd="0" destOrd="0" presId="urn:microsoft.com/office/officeart/2005/8/layout/orgChart1"/>
    <dgm:cxn modelId="{3B8F1196-EA45-4CD1-BB26-0C3A3FF3C08F}" type="presOf" srcId="{18E93B7E-2BB9-4675-95E3-13AA66C7D470}" destId="{9DA1166F-70D5-47BD-873A-D8740584F2D5}" srcOrd="1" destOrd="0" presId="urn:microsoft.com/office/officeart/2005/8/layout/orgChart1"/>
    <dgm:cxn modelId="{F1051F97-B5D8-4D98-A84E-84FEDFC0B136}" type="presOf" srcId="{54674539-D7C0-4ED3-B639-E89ABEBD2888}" destId="{F9A9493A-A30F-442B-ADBC-6A4E056E3C40}" srcOrd="0" destOrd="0" presId="urn:microsoft.com/office/officeart/2005/8/layout/orgChart1"/>
    <dgm:cxn modelId="{2DD49098-9900-4216-B53A-C2C42BACF6BC}" type="presOf" srcId="{0B22ADFE-8F42-488A-BBCB-155503965027}" destId="{CC9D99DC-B207-424D-99DD-CE0FDBB206E7}" srcOrd="0" destOrd="0" presId="urn:microsoft.com/office/officeart/2005/8/layout/orgChart1"/>
    <dgm:cxn modelId="{EFF4FDA1-4B15-4D7E-87B2-44D535CCFEA2}" srcId="{3806D12F-E9F5-425C-8BAD-487DFFECBD1F}" destId="{089DF8A4-6255-43AD-BEE2-4C27A2F176CB}" srcOrd="1" destOrd="0" parTransId="{B66BC36E-9907-4C34-926E-FECFB643FF1A}" sibTransId="{9B5DFDC8-DB6C-4390-B54C-3925EF160024}"/>
    <dgm:cxn modelId="{D9F7A4A6-A3BE-4812-A353-67DE83D1D36D}" type="presOf" srcId="{3806D12F-E9F5-425C-8BAD-487DFFECBD1F}" destId="{790D881E-B65B-4483-99FD-F1C3F3BD4273}" srcOrd="1" destOrd="0" presId="urn:microsoft.com/office/officeart/2005/8/layout/orgChart1"/>
    <dgm:cxn modelId="{B0F73BA9-E407-43D1-98F7-FC921DE15E75}" type="presOf" srcId="{43D8E341-C109-44A0-A3BA-31A38A3A10C7}" destId="{5913DE26-FD80-4711-9815-78C2B8AE2903}" srcOrd="1" destOrd="0" presId="urn:microsoft.com/office/officeart/2005/8/layout/orgChart1"/>
    <dgm:cxn modelId="{0A4E2AAA-3E2B-4B29-BC0E-01ECA8BDC869}" type="presOf" srcId="{B827F8BE-C694-4F38-8608-2DEB529E4DA6}" destId="{2B8B946A-AD1D-4936-88BC-0CD236528CD9}" srcOrd="0" destOrd="0" presId="urn:microsoft.com/office/officeart/2005/8/layout/orgChart1"/>
    <dgm:cxn modelId="{AC4A3BB0-D0AB-4AD6-BF5E-3DCD94CA5DAA}" srcId="{06B985C0-0724-4DCF-AFB6-E026D320C9F8}" destId="{F7A27036-1C41-4BF0-B004-63CEA916920D}" srcOrd="3" destOrd="0" parTransId="{F0A49491-4FF6-4432-B953-F67C269A055D}" sibTransId="{55D75D2D-D958-4F3A-A0C9-0DCD6D965A7F}"/>
    <dgm:cxn modelId="{C3A1F8B2-1DF6-49E3-89FD-52A910E1F562}" type="presOf" srcId="{6B5209B3-33A8-4BDB-AAB0-F2A789F087D9}" destId="{B504179B-C3DF-4B3D-98EA-C99D0BB0B541}" srcOrd="1" destOrd="0" presId="urn:microsoft.com/office/officeart/2005/8/layout/orgChart1"/>
    <dgm:cxn modelId="{E9DF22B4-01D9-4978-BFA1-F7A3E2D2A1A4}" srcId="{F7A27036-1C41-4BF0-B004-63CEA916920D}" destId="{634BBC9A-5FCC-47A0-9604-8721B9598B9B}" srcOrd="2" destOrd="0" parTransId="{4EAA0350-C634-4714-AE7A-4F866ED7DCA9}" sibTransId="{D5C9EFED-F114-420A-BDDA-53B8F53704CF}"/>
    <dgm:cxn modelId="{4DF823B5-B71A-49BB-BEAF-823BEE5131FC}" type="presOf" srcId="{5B8CDBEE-23C0-4196-B6E1-C8B222F3CF61}" destId="{CF4ECB78-A347-436F-99F8-47ED066A3A5A}" srcOrd="0" destOrd="0" presId="urn:microsoft.com/office/officeart/2005/8/layout/orgChart1"/>
    <dgm:cxn modelId="{2AC9EBBC-D6C1-485E-B208-CECA5B5E197D}" type="presOf" srcId="{F0A49491-4FF6-4432-B953-F67C269A055D}" destId="{D3B1AEA3-012F-4C62-A19F-BFE02C97BBB3}" srcOrd="0" destOrd="0" presId="urn:microsoft.com/office/officeart/2005/8/layout/orgChart1"/>
    <dgm:cxn modelId="{AD81D6BD-D808-4487-88A0-3C0B9B47C33A}" type="presOf" srcId="{E014C518-CF32-474E-AC66-97270477DB5E}" destId="{78601F49-CDD8-4E5C-AD26-DDBA5C69FEF9}" srcOrd="1" destOrd="0" presId="urn:microsoft.com/office/officeart/2005/8/layout/orgChart1"/>
    <dgm:cxn modelId="{440436BF-C973-470E-9486-50B102958A74}" type="presOf" srcId="{06AC14A4-9DE5-4B4E-9C22-886AD3E9D620}" destId="{71B9156F-607C-4925-AADD-449536128AA7}" srcOrd="0" destOrd="0" presId="urn:microsoft.com/office/officeart/2005/8/layout/orgChart1"/>
    <dgm:cxn modelId="{013564C4-FA5E-4BFF-80E8-D728221E4A0B}" srcId="{1D224D43-2611-4785-95BA-5044F70FF975}" destId="{8DEDD3D0-2DBF-48F1-8A01-6677431E352C}" srcOrd="0" destOrd="0" parTransId="{0B22ADFE-8F42-488A-BBCB-155503965027}" sibTransId="{9EF2A556-1471-4C33-8524-A852450F2A5C}"/>
    <dgm:cxn modelId="{8404BCC8-2F06-482E-9EFF-BA8DAF8EF546}" srcId="{06B985C0-0724-4DCF-AFB6-E026D320C9F8}" destId="{A4DC858A-15CC-4DA4-9226-CF940E2C7A95}" srcOrd="4" destOrd="0" parTransId="{F0476A03-1C82-40BC-B518-CFAF27E69CCF}" sibTransId="{A7116BC8-62FB-4D28-AA1F-E67E45EF84BE}"/>
    <dgm:cxn modelId="{8199DBCC-C6B8-46FF-BAC3-3C70CC455D1F}" srcId="{6B9F3B84-7675-4F5A-8FAA-F7D651141EEB}" destId="{06B985C0-0724-4DCF-AFB6-E026D320C9F8}" srcOrd="0" destOrd="0" parTransId="{78C577E0-C3D5-4E60-B484-09BB91195B6F}" sibTransId="{D36C9AEE-CFC8-4058-975A-F8F5274477A4}"/>
    <dgm:cxn modelId="{52F441CE-7FCD-45EA-9862-BE1CCF7EA471}" type="presOf" srcId="{C561751E-588C-4B6F-97EB-F5B0082431C6}" destId="{76F9746E-BE2F-43D5-94D7-F51A231AE0E7}" srcOrd="0" destOrd="0" presId="urn:microsoft.com/office/officeart/2005/8/layout/orgChart1"/>
    <dgm:cxn modelId="{A87A0FCF-E7F4-409A-97E2-E6F65A6D2054}" srcId="{3806D12F-E9F5-425C-8BAD-487DFFECBD1F}" destId="{6B5209B3-33A8-4BDB-AAB0-F2A789F087D9}" srcOrd="2" destOrd="0" parTransId="{3257B17F-C23A-48AA-A164-0F7773F1C695}" sibTransId="{3B49C210-6A77-4FF1-8026-B1B357CCEAC8}"/>
    <dgm:cxn modelId="{6C7264D2-97AD-473A-9FDE-DA183CE57C5E}" srcId="{3806D12F-E9F5-425C-8BAD-487DFFECBD1F}" destId="{18E93B7E-2BB9-4675-95E3-13AA66C7D470}" srcOrd="3" destOrd="0" parTransId="{1BBDAF0F-B0DC-458C-9026-EC460BCED531}" sibTransId="{F067633D-BAA4-47E0-8BD3-C85210473CE6}"/>
    <dgm:cxn modelId="{1257E7D4-8647-46B4-8FDA-C9C24E678582}" type="presOf" srcId="{312FCBF6-DF0E-4BCB-B0D7-295617C08284}" destId="{4173ACA7-59AD-45F0-AC3A-BAC819B243E6}" srcOrd="0" destOrd="0" presId="urn:microsoft.com/office/officeart/2005/8/layout/orgChart1"/>
    <dgm:cxn modelId="{2A50F8D7-AE74-47C7-B801-BCB5AD35CEAB}" type="presOf" srcId="{089DF8A4-6255-43AD-BEE2-4C27A2F176CB}" destId="{6BBF4DF8-85CE-4C01-9829-B58F613C135D}" srcOrd="1" destOrd="0" presId="urn:microsoft.com/office/officeart/2005/8/layout/orgChart1"/>
    <dgm:cxn modelId="{4702CFD9-229F-49E7-A1B2-872F69771999}" srcId="{F7A27036-1C41-4BF0-B004-63CEA916920D}" destId="{312FCBF6-DF0E-4BCB-B0D7-295617C08284}" srcOrd="0" destOrd="0" parTransId="{DE9DD1BF-AC1A-4E2B-8ACD-AD23C97857A9}" sibTransId="{04DB6FB1-8F2C-416D-861F-CA49A57B8F8B}"/>
    <dgm:cxn modelId="{DAA475DB-09F3-4BA9-9DD3-34501DBE43EA}" type="presOf" srcId="{06B985C0-0724-4DCF-AFB6-E026D320C9F8}" destId="{1B502DC0-E69C-4F57-A114-DD2B99209D0F}" srcOrd="1" destOrd="0" presId="urn:microsoft.com/office/officeart/2005/8/layout/orgChart1"/>
    <dgm:cxn modelId="{6FCBC4E9-D856-46CD-ADAC-5522587BE6A7}" type="presOf" srcId="{4EAA0350-C634-4714-AE7A-4F866ED7DCA9}" destId="{C6E906C3-4C6E-425C-8D33-704032E34156}" srcOrd="0" destOrd="0" presId="urn:microsoft.com/office/officeart/2005/8/layout/orgChart1"/>
    <dgm:cxn modelId="{37D5F1FA-248F-4DFD-85F4-05086FFCA711}" type="presOf" srcId="{3806D12F-E9F5-425C-8BAD-487DFFECBD1F}" destId="{AE55C006-7B79-47C1-88B6-9B71F9AAE0DA}" srcOrd="0" destOrd="0" presId="urn:microsoft.com/office/officeart/2005/8/layout/orgChart1"/>
    <dgm:cxn modelId="{A4D3EFFC-25B5-4D2C-9888-C8687B3DBF09}" type="presOf" srcId="{E014C518-CF32-474E-AC66-97270477DB5E}" destId="{DE12C031-FA7A-4F46-86C7-4B833458AF9A}" srcOrd="0" destOrd="0" presId="urn:microsoft.com/office/officeart/2005/8/layout/orgChart1"/>
    <dgm:cxn modelId="{056F3D2B-786F-493A-8F1F-D6325373D40E}" type="presParOf" srcId="{98127539-8DEE-4D84-8B80-C343D93E58D1}" destId="{867CBF13-906A-4B50-BED2-23AA53C14941}" srcOrd="0" destOrd="0" presId="urn:microsoft.com/office/officeart/2005/8/layout/orgChart1"/>
    <dgm:cxn modelId="{50086F3A-C3E3-4266-97FF-4D638E65A86A}" type="presParOf" srcId="{867CBF13-906A-4B50-BED2-23AA53C14941}" destId="{8A13D708-5000-4330-9A18-2444C0D769D0}" srcOrd="0" destOrd="0" presId="urn:microsoft.com/office/officeart/2005/8/layout/orgChart1"/>
    <dgm:cxn modelId="{0ABCAD48-9BCA-4729-B5B9-23E40F32075E}" type="presParOf" srcId="{8A13D708-5000-4330-9A18-2444C0D769D0}" destId="{1BF3CE59-9356-4505-ABFB-B39D5AA07382}" srcOrd="0" destOrd="0" presId="urn:microsoft.com/office/officeart/2005/8/layout/orgChart1"/>
    <dgm:cxn modelId="{FA675BFD-84CE-4F54-801F-AD8778F91BDC}" type="presParOf" srcId="{8A13D708-5000-4330-9A18-2444C0D769D0}" destId="{1B502DC0-E69C-4F57-A114-DD2B99209D0F}" srcOrd="1" destOrd="0" presId="urn:microsoft.com/office/officeart/2005/8/layout/orgChart1"/>
    <dgm:cxn modelId="{1556D05B-03BE-45F8-B5CC-68E21E157F9B}" type="presParOf" srcId="{867CBF13-906A-4B50-BED2-23AA53C14941}" destId="{6CDF15F9-54F0-46AA-8FD6-7DE069ED853B}" srcOrd="1" destOrd="0" presId="urn:microsoft.com/office/officeart/2005/8/layout/orgChart1"/>
    <dgm:cxn modelId="{4BC79D3C-9044-4D19-AF1B-FB8B55EF5F25}" type="presParOf" srcId="{6CDF15F9-54F0-46AA-8FD6-7DE069ED853B}" destId="{76F9746E-BE2F-43D5-94D7-F51A231AE0E7}" srcOrd="0" destOrd="0" presId="urn:microsoft.com/office/officeart/2005/8/layout/orgChart1"/>
    <dgm:cxn modelId="{6F25EA02-D45A-431B-98B5-2CF444628A39}" type="presParOf" srcId="{6CDF15F9-54F0-46AA-8FD6-7DE069ED853B}" destId="{38686D89-A3B4-4865-BF8D-FE4953B5FB33}" srcOrd="1" destOrd="0" presId="urn:microsoft.com/office/officeart/2005/8/layout/orgChart1"/>
    <dgm:cxn modelId="{F17D3326-7E1E-4CD1-B3C4-96C60FF6BFB6}" type="presParOf" srcId="{38686D89-A3B4-4865-BF8D-FE4953B5FB33}" destId="{AF22D1EC-190C-4FA2-8DAC-EE89418812BD}" srcOrd="0" destOrd="0" presId="urn:microsoft.com/office/officeart/2005/8/layout/orgChart1"/>
    <dgm:cxn modelId="{9FB9172F-D18B-41C1-A4F5-334FEFDF2DC8}" type="presParOf" srcId="{AF22D1EC-190C-4FA2-8DAC-EE89418812BD}" destId="{1223C406-DE54-494C-8A24-D0545F2EEB47}" srcOrd="0" destOrd="0" presId="urn:microsoft.com/office/officeart/2005/8/layout/orgChart1"/>
    <dgm:cxn modelId="{10858898-61D7-4C43-8FA1-75BF2FCE7877}" type="presParOf" srcId="{AF22D1EC-190C-4FA2-8DAC-EE89418812BD}" destId="{EF5CDB3B-E58F-4AC2-9401-B958FDCF0B19}" srcOrd="1" destOrd="0" presId="urn:microsoft.com/office/officeart/2005/8/layout/orgChart1"/>
    <dgm:cxn modelId="{10B13E25-8D18-4A6C-80B6-7F50C305B339}" type="presParOf" srcId="{38686D89-A3B4-4865-BF8D-FE4953B5FB33}" destId="{B3DDDF7F-44DE-4FC9-A1F4-D40F8E8CB51E}" srcOrd="1" destOrd="0" presId="urn:microsoft.com/office/officeart/2005/8/layout/orgChart1"/>
    <dgm:cxn modelId="{744E1CF1-5EF8-4EA9-B091-72D0FFFEC446}" type="presParOf" srcId="{B3DDDF7F-44DE-4FC9-A1F4-D40F8E8CB51E}" destId="{CC9D99DC-B207-424D-99DD-CE0FDBB206E7}" srcOrd="0" destOrd="0" presId="urn:microsoft.com/office/officeart/2005/8/layout/orgChart1"/>
    <dgm:cxn modelId="{300402A2-9B90-4BAB-8AE1-00BC590587EB}" type="presParOf" srcId="{B3DDDF7F-44DE-4FC9-A1F4-D40F8E8CB51E}" destId="{CD94C978-8275-4D4F-BCB6-DF64051F8E6E}" srcOrd="1" destOrd="0" presId="urn:microsoft.com/office/officeart/2005/8/layout/orgChart1"/>
    <dgm:cxn modelId="{19A7574E-CD66-4055-882B-95437D4941DB}" type="presParOf" srcId="{CD94C978-8275-4D4F-BCB6-DF64051F8E6E}" destId="{397D7253-7D86-4837-96DF-6FD1F12682F5}" srcOrd="0" destOrd="0" presId="urn:microsoft.com/office/officeart/2005/8/layout/orgChart1"/>
    <dgm:cxn modelId="{361914E3-E29C-4D7D-9C3F-B9466FEBF962}" type="presParOf" srcId="{397D7253-7D86-4837-96DF-6FD1F12682F5}" destId="{A8AF8664-6A5C-4D61-9D51-869E7A601FB0}" srcOrd="0" destOrd="0" presId="urn:microsoft.com/office/officeart/2005/8/layout/orgChart1"/>
    <dgm:cxn modelId="{9AF252B2-EEA0-460D-A9AB-CCDE811FF254}" type="presParOf" srcId="{397D7253-7D86-4837-96DF-6FD1F12682F5}" destId="{AD36688F-E000-4561-811E-40EC830ACD55}" srcOrd="1" destOrd="0" presId="urn:microsoft.com/office/officeart/2005/8/layout/orgChart1"/>
    <dgm:cxn modelId="{33B28583-1E64-4F83-83CA-A9C13E819F77}" type="presParOf" srcId="{CD94C978-8275-4D4F-BCB6-DF64051F8E6E}" destId="{027204F4-0662-4FC6-A193-1DA97F17B2BF}" srcOrd="1" destOrd="0" presId="urn:microsoft.com/office/officeart/2005/8/layout/orgChart1"/>
    <dgm:cxn modelId="{A5DEF196-E446-4860-9B32-82AC2C627D8B}" type="presParOf" srcId="{CD94C978-8275-4D4F-BCB6-DF64051F8E6E}" destId="{149B2910-30A0-4450-A281-D5AFEBAA0862}" srcOrd="2" destOrd="0" presId="urn:microsoft.com/office/officeart/2005/8/layout/orgChart1"/>
    <dgm:cxn modelId="{2C08F60D-5365-468E-843F-B093885EF735}" type="presParOf" srcId="{B3DDDF7F-44DE-4FC9-A1F4-D40F8E8CB51E}" destId="{71B9156F-607C-4925-AADD-449536128AA7}" srcOrd="2" destOrd="0" presId="urn:microsoft.com/office/officeart/2005/8/layout/orgChart1"/>
    <dgm:cxn modelId="{6509EC10-DD4A-4D46-9C80-F76C610B9F30}" type="presParOf" srcId="{B3DDDF7F-44DE-4FC9-A1F4-D40F8E8CB51E}" destId="{D9748242-3085-4B32-A252-303BBA1B264B}" srcOrd="3" destOrd="0" presId="urn:microsoft.com/office/officeart/2005/8/layout/orgChart1"/>
    <dgm:cxn modelId="{CBF26FE4-7560-45E9-87AD-53242EB6CD06}" type="presParOf" srcId="{D9748242-3085-4B32-A252-303BBA1B264B}" destId="{38008E4A-591E-44C1-8E15-99679B2C9B52}" srcOrd="0" destOrd="0" presId="urn:microsoft.com/office/officeart/2005/8/layout/orgChart1"/>
    <dgm:cxn modelId="{66D4E65D-2533-46E5-A050-27D269C0A99C}" type="presParOf" srcId="{38008E4A-591E-44C1-8E15-99679B2C9B52}" destId="{F9A9493A-A30F-442B-ADBC-6A4E056E3C40}" srcOrd="0" destOrd="0" presId="urn:microsoft.com/office/officeart/2005/8/layout/orgChart1"/>
    <dgm:cxn modelId="{AD39B27A-DDE7-46EF-B331-62995D41627F}" type="presParOf" srcId="{38008E4A-591E-44C1-8E15-99679B2C9B52}" destId="{67BE3700-95EB-4AC7-9073-B3461BD95C2F}" srcOrd="1" destOrd="0" presId="urn:microsoft.com/office/officeart/2005/8/layout/orgChart1"/>
    <dgm:cxn modelId="{16F9EA48-9BF2-4781-ACA2-ABA4B3253EE6}" type="presParOf" srcId="{D9748242-3085-4B32-A252-303BBA1B264B}" destId="{25CE405C-E77D-48CD-91DA-E44C0F05486C}" srcOrd="1" destOrd="0" presId="urn:microsoft.com/office/officeart/2005/8/layout/orgChart1"/>
    <dgm:cxn modelId="{2C87286B-AC48-43FF-B6C8-C57CD0C9E035}" type="presParOf" srcId="{D9748242-3085-4B32-A252-303BBA1B264B}" destId="{89CB97AB-06E4-4FDA-8919-C7695E679066}" srcOrd="2" destOrd="0" presId="urn:microsoft.com/office/officeart/2005/8/layout/orgChart1"/>
    <dgm:cxn modelId="{FBCBC0D9-10E5-4BF2-8418-7CAF9E16EF38}" type="presParOf" srcId="{38686D89-A3B4-4865-BF8D-FE4953B5FB33}" destId="{5347908E-312D-47A3-B130-D62A9E860C53}" srcOrd="2" destOrd="0" presId="urn:microsoft.com/office/officeart/2005/8/layout/orgChart1"/>
    <dgm:cxn modelId="{BAEA4C38-1796-46D3-9812-4C5293A45809}" type="presParOf" srcId="{6CDF15F9-54F0-46AA-8FD6-7DE069ED853B}" destId="{CF4ECB78-A347-436F-99F8-47ED066A3A5A}" srcOrd="2" destOrd="0" presId="urn:microsoft.com/office/officeart/2005/8/layout/orgChart1"/>
    <dgm:cxn modelId="{D140138D-1874-4D08-86F6-7036E5C6FE5F}" type="presParOf" srcId="{6CDF15F9-54F0-46AA-8FD6-7DE069ED853B}" destId="{E7C48B68-B3BD-4940-B56F-920B8975FC0A}" srcOrd="3" destOrd="0" presId="urn:microsoft.com/office/officeart/2005/8/layout/orgChart1"/>
    <dgm:cxn modelId="{4AA53C52-9B35-43DD-900C-222086F18009}" type="presParOf" srcId="{E7C48B68-B3BD-4940-B56F-920B8975FC0A}" destId="{4D4B1814-29E3-470E-B3DA-309E243134D8}" srcOrd="0" destOrd="0" presId="urn:microsoft.com/office/officeart/2005/8/layout/orgChart1"/>
    <dgm:cxn modelId="{76044C6B-7A61-4A59-9E0F-1450298E2B42}" type="presParOf" srcId="{4D4B1814-29E3-470E-B3DA-309E243134D8}" destId="{AE55C006-7B79-47C1-88B6-9B71F9AAE0DA}" srcOrd="0" destOrd="0" presId="urn:microsoft.com/office/officeart/2005/8/layout/orgChart1"/>
    <dgm:cxn modelId="{293510A2-6E52-438C-8FFC-6D1F845035B0}" type="presParOf" srcId="{4D4B1814-29E3-470E-B3DA-309E243134D8}" destId="{790D881E-B65B-4483-99FD-F1C3F3BD4273}" srcOrd="1" destOrd="0" presId="urn:microsoft.com/office/officeart/2005/8/layout/orgChart1"/>
    <dgm:cxn modelId="{AFFE4B9E-19F2-44E8-AAB1-9D0DBF00F3D5}" type="presParOf" srcId="{E7C48B68-B3BD-4940-B56F-920B8975FC0A}" destId="{2B3D6DE3-026F-4C3A-8951-2902A4E90489}" srcOrd="1" destOrd="0" presId="urn:microsoft.com/office/officeart/2005/8/layout/orgChart1"/>
    <dgm:cxn modelId="{84053692-4FCE-483D-A8A3-EE22BBF32B84}" type="presParOf" srcId="{2B3D6DE3-026F-4C3A-8951-2902A4E90489}" destId="{0791FFF5-AA60-461A-9986-6642044648B9}" srcOrd="0" destOrd="0" presId="urn:microsoft.com/office/officeart/2005/8/layout/orgChart1"/>
    <dgm:cxn modelId="{055BE7F4-2DF8-4D56-A26D-2D37D64E1F16}" type="presParOf" srcId="{2B3D6DE3-026F-4C3A-8951-2902A4E90489}" destId="{CD73221A-F6B7-4C29-9FC9-7D1533E09A15}" srcOrd="1" destOrd="0" presId="urn:microsoft.com/office/officeart/2005/8/layout/orgChart1"/>
    <dgm:cxn modelId="{695D235F-2CB3-4DC1-AC1A-E430E5C94168}" type="presParOf" srcId="{CD73221A-F6B7-4C29-9FC9-7D1533E09A15}" destId="{41219162-D5B3-4308-9C3D-1DA571A84FA5}" srcOrd="0" destOrd="0" presId="urn:microsoft.com/office/officeart/2005/8/layout/orgChart1"/>
    <dgm:cxn modelId="{7804FF7D-BA68-4CFA-A1E9-9C1A83B60C0C}" type="presParOf" srcId="{41219162-D5B3-4308-9C3D-1DA571A84FA5}" destId="{DE12C031-FA7A-4F46-86C7-4B833458AF9A}" srcOrd="0" destOrd="0" presId="urn:microsoft.com/office/officeart/2005/8/layout/orgChart1"/>
    <dgm:cxn modelId="{72C7B5A3-BCB8-4EE7-9052-C3D3A677B1F7}" type="presParOf" srcId="{41219162-D5B3-4308-9C3D-1DA571A84FA5}" destId="{78601F49-CDD8-4E5C-AD26-DDBA5C69FEF9}" srcOrd="1" destOrd="0" presId="urn:microsoft.com/office/officeart/2005/8/layout/orgChart1"/>
    <dgm:cxn modelId="{6AD706A5-5FA6-4377-9A83-BB4A61884A58}" type="presParOf" srcId="{CD73221A-F6B7-4C29-9FC9-7D1533E09A15}" destId="{E23089C5-C3FB-4C33-A721-6A1E75513461}" srcOrd="1" destOrd="0" presId="urn:microsoft.com/office/officeart/2005/8/layout/orgChart1"/>
    <dgm:cxn modelId="{81E5CCD3-59C3-4EB4-B693-DA058C1D4025}" type="presParOf" srcId="{CD73221A-F6B7-4C29-9FC9-7D1533E09A15}" destId="{E2EB7611-2EA2-4DB3-BBD6-54A28F9F4D7D}" srcOrd="2" destOrd="0" presId="urn:microsoft.com/office/officeart/2005/8/layout/orgChart1"/>
    <dgm:cxn modelId="{E23F7C77-F529-4EFC-8B5A-A9936727C2FE}" type="presParOf" srcId="{2B3D6DE3-026F-4C3A-8951-2902A4E90489}" destId="{CCAFB94F-C73E-4BC6-81AB-EDFAF6593126}" srcOrd="2" destOrd="0" presId="urn:microsoft.com/office/officeart/2005/8/layout/orgChart1"/>
    <dgm:cxn modelId="{5DDEF40D-F127-4926-BA71-0BA6FF4C768D}" type="presParOf" srcId="{2B3D6DE3-026F-4C3A-8951-2902A4E90489}" destId="{71088EE4-BC23-4AAA-97BF-1F361DAFE2CC}" srcOrd="3" destOrd="0" presId="urn:microsoft.com/office/officeart/2005/8/layout/orgChart1"/>
    <dgm:cxn modelId="{C925D9BF-E2D2-4182-8EB8-26D70C39C043}" type="presParOf" srcId="{71088EE4-BC23-4AAA-97BF-1F361DAFE2CC}" destId="{2C13163C-7D40-4E7C-8928-74D44496E894}" srcOrd="0" destOrd="0" presId="urn:microsoft.com/office/officeart/2005/8/layout/orgChart1"/>
    <dgm:cxn modelId="{C4FE843A-5CD1-4407-AFF6-7906F2F47DD4}" type="presParOf" srcId="{2C13163C-7D40-4E7C-8928-74D44496E894}" destId="{7BB11642-CC74-48E2-A874-514D44E2FE89}" srcOrd="0" destOrd="0" presId="urn:microsoft.com/office/officeart/2005/8/layout/orgChart1"/>
    <dgm:cxn modelId="{0895A0D5-BC06-4BE0-B097-E29F26DFBDE7}" type="presParOf" srcId="{2C13163C-7D40-4E7C-8928-74D44496E894}" destId="{6BBF4DF8-85CE-4C01-9829-B58F613C135D}" srcOrd="1" destOrd="0" presId="urn:microsoft.com/office/officeart/2005/8/layout/orgChart1"/>
    <dgm:cxn modelId="{1C517051-7D31-4FB5-A36A-3B9F2E9F9DD9}" type="presParOf" srcId="{71088EE4-BC23-4AAA-97BF-1F361DAFE2CC}" destId="{ECFB5106-2D15-40B0-8D14-E41A209208FF}" srcOrd="1" destOrd="0" presId="urn:microsoft.com/office/officeart/2005/8/layout/orgChart1"/>
    <dgm:cxn modelId="{A81E6981-8B71-4DE2-B1FF-185BFB6B6356}" type="presParOf" srcId="{71088EE4-BC23-4AAA-97BF-1F361DAFE2CC}" destId="{D57C0F1A-CC57-432F-A922-EA52E456D789}" srcOrd="2" destOrd="0" presId="urn:microsoft.com/office/officeart/2005/8/layout/orgChart1"/>
    <dgm:cxn modelId="{87F237EB-0819-42FB-9A57-B6C6346333B1}" type="presParOf" srcId="{2B3D6DE3-026F-4C3A-8951-2902A4E90489}" destId="{CD313997-3427-4A31-88E7-2FFD4DC749D6}" srcOrd="4" destOrd="0" presId="urn:microsoft.com/office/officeart/2005/8/layout/orgChart1"/>
    <dgm:cxn modelId="{063BE53A-76FB-4EB7-B62A-CBB48D99480D}" type="presParOf" srcId="{2B3D6DE3-026F-4C3A-8951-2902A4E90489}" destId="{EC8B5D58-7096-40FB-A548-DBFF5AC05D31}" srcOrd="5" destOrd="0" presId="urn:microsoft.com/office/officeart/2005/8/layout/orgChart1"/>
    <dgm:cxn modelId="{A66DF8AF-77A2-48D6-AF47-249515F54159}" type="presParOf" srcId="{EC8B5D58-7096-40FB-A548-DBFF5AC05D31}" destId="{C908B7BF-F7EC-4B6D-8F70-6C8BC4770C45}" srcOrd="0" destOrd="0" presId="urn:microsoft.com/office/officeart/2005/8/layout/orgChart1"/>
    <dgm:cxn modelId="{154BEE2F-42A9-4C03-804E-A0AD8A14FC55}" type="presParOf" srcId="{C908B7BF-F7EC-4B6D-8F70-6C8BC4770C45}" destId="{12AD388E-7E07-4CD9-9BEA-47BAED7C39A8}" srcOrd="0" destOrd="0" presId="urn:microsoft.com/office/officeart/2005/8/layout/orgChart1"/>
    <dgm:cxn modelId="{EE05A52B-52C6-45E8-92D0-036DF06B902B}" type="presParOf" srcId="{C908B7BF-F7EC-4B6D-8F70-6C8BC4770C45}" destId="{B504179B-C3DF-4B3D-98EA-C99D0BB0B541}" srcOrd="1" destOrd="0" presId="urn:microsoft.com/office/officeart/2005/8/layout/orgChart1"/>
    <dgm:cxn modelId="{FCABA20A-3ADE-41B2-B09F-658392C0751B}" type="presParOf" srcId="{EC8B5D58-7096-40FB-A548-DBFF5AC05D31}" destId="{537026ED-8B3B-4585-8D79-0B50DE33EDD8}" srcOrd="1" destOrd="0" presId="urn:microsoft.com/office/officeart/2005/8/layout/orgChart1"/>
    <dgm:cxn modelId="{EBC4FB68-EF2E-44F2-962B-6FD5FF64B057}" type="presParOf" srcId="{EC8B5D58-7096-40FB-A548-DBFF5AC05D31}" destId="{AE5BD0B7-93D4-406D-BF21-B0BA64C5AFD8}" srcOrd="2" destOrd="0" presId="urn:microsoft.com/office/officeart/2005/8/layout/orgChart1"/>
    <dgm:cxn modelId="{C55F9B07-658F-4F15-A2FF-CE212A17DC85}" type="presParOf" srcId="{2B3D6DE3-026F-4C3A-8951-2902A4E90489}" destId="{3149A584-E242-4D99-A388-DC83A08E3C7A}" srcOrd="6" destOrd="0" presId="urn:microsoft.com/office/officeart/2005/8/layout/orgChart1"/>
    <dgm:cxn modelId="{98020DFA-6C53-4AA0-95FA-B3D6640F4826}" type="presParOf" srcId="{2B3D6DE3-026F-4C3A-8951-2902A4E90489}" destId="{4EEBBEC9-D560-4438-B64A-6ED24646E45E}" srcOrd="7" destOrd="0" presId="urn:microsoft.com/office/officeart/2005/8/layout/orgChart1"/>
    <dgm:cxn modelId="{22C58939-DAFB-42A3-9686-4F8EE44975A0}" type="presParOf" srcId="{4EEBBEC9-D560-4438-B64A-6ED24646E45E}" destId="{C7627A40-0FCA-48D2-BCDD-DB1AE1BC28D5}" srcOrd="0" destOrd="0" presId="urn:microsoft.com/office/officeart/2005/8/layout/orgChart1"/>
    <dgm:cxn modelId="{691034EF-A03E-4472-BDDD-536596558047}" type="presParOf" srcId="{C7627A40-0FCA-48D2-BCDD-DB1AE1BC28D5}" destId="{06D6A9AF-65B4-4253-A85B-F967590F5AA8}" srcOrd="0" destOrd="0" presId="urn:microsoft.com/office/officeart/2005/8/layout/orgChart1"/>
    <dgm:cxn modelId="{DC1456B2-CA46-466D-805E-2BE864209069}" type="presParOf" srcId="{C7627A40-0FCA-48D2-BCDD-DB1AE1BC28D5}" destId="{9DA1166F-70D5-47BD-873A-D8740584F2D5}" srcOrd="1" destOrd="0" presId="urn:microsoft.com/office/officeart/2005/8/layout/orgChart1"/>
    <dgm:cxn modelId="{8DA96B9A-4596-4381-AB0C-7EBF9461E7F4}" type="presParOf" srcId="{4EEBBEC9-D560-4438-B64A-6ED24646E45E}" destId="{27AB4339-9173-4931-B9A8-BD1D9C041583}" srcOrd="1" destOrd="0" presId="urn:microsoft.com/office/officeart/2005/8/layout/orgChart1"/>
    <dgm:cxn modelId="{5EEE7496-D9DD-4665-A62B-09CE415EEA38}" type="presParOf" srcId="{4EEBBEC9-D560-4438-B64A-6ED24646E45E}" destId="{EC8004E0-607F-41E6-9D5B-54F5057ECBA3}" srcOrd="2" destOrd="0" presId="urn:microsoft.com/office/officeart/2005/8/layout/orgChart1"/>
    <dgm:cxn modelId="{41FB77D2-AF43-430C-859A-357DDFD4E36D}" type="presParOf" srcId="{E7C48B68-B3BD-4940-B56F-920B8975FC0A}" destId="{A2903E1E-2860-4FBE-A145-70EE58680E09}" srcOrd="2" destOrd="0" presId="urn:microsoft.com/office/officeart/2005/8/layout/orgChart1"/>
    <dgm:cxn modelId="{F5A9AD8F-5B55-480E-9304-92BC8252F856}" type="presParOf" srcId="{6CDF15F9-54F0-46AA-8FD6-7DE069ED853B}" destId="{D3B1AEA3-012F-4C62-A19F-BFE02C97BBB3}" srcOrd="4" destOrd="0" presId="urn:microsoft.com/office/officeart/2005/8/layout/orgChart1"/>
    <dgm:cxn modelId="{A6861492-C68E-4009-94D5-07DCDB3FE51D}" type="presParOf" srcId="{6CDF15F9-54F0-46AA-8FD6-7DE069ED853B}" destId="{D2B80D0C-7FAC-48AA-A746-10116A5B1332}" srcOrd="5" destOrd="0" presId="urn:microsoft.com/office/officeart/2005/8/layout/orgChart1"/>
    <dgm:cxn modelId="{6369137A-F6B4-400A-93D5-E2AC05336923}" type="presParOf" srcId="{D2B80D0C-7FAC-48AA-A746-10116A5B1332}" destId="{E899365D-FA07-4D2B-97FE-1E2ACD319C56}" srcOrd="0" destOrd="0" presId="urn:microsoft.com/office/officeart/2005/8/layout/orgChart1"/>
    <dgm:cxn modelId="{5B206D93-D5F2-4B41-8567-5E84B1C90BE9}" type="presParOf" srcId="{E899365D-FA07-4D2B-97FE-1E2ACD319C56}" destId="{76D6621F-4311-4909-B6BB-2CB90A194722}" srcOrd="0" destOrd="0" presId="urn:microsoft.com/office/officeart/2005/8/layout/orgChart1"/>
    <dgm:cxn modelId="{5D4D4B5B-052E-4F5C-BF7C-2FE2F42547CC}" type="presParOf" srcId="{E899365D-FA07-4D2B-97FE-1E2ACD319C56}" destId="{D866594D-4431-4CD3-B0EF-E48456B31817}" srcOrd="1" destOrd="0" presId="urn:microsoft.com/office/officeart/2005/8/layout/orgChart1"/>
    <dgm:cxn modelId="{2573718F-3970-4F56-A727-6A4110635E46}" type="presParOf" srcId="{D2B80D0C-7FAC-48AA-A746-10116A5B1332}" destId="{8D525ABB-E4E4-473B-B8B1-7A4461205A1E}" srcOrd="1" destOrd="0" presId="urn:microsoft.com/office/officeart/2005/8/layout/orgChart1"/>
    <dgm:cxn modelId="{88279C4F-5509-4E48-BCB2-B85A85F9B2A9}" type="presParOf" srcId="{8D525ABB-E4E4-473B-B8B1-7A4461205A1E}" destId="{DF546CD3-7564-4A7F-845D-31A931D2BA4E}" srcOrd="0" destOrd="0" presId="urn:microsoft.com/office/officeart/2005/8/layout/orgChart1"/>
    <dgm:cxn modelId="{1129F1C8-BE09-4B33-AC14-2E569B950DCA}" type="presParOf" srcId="{8D525ABB-E4E4-473B-B8B1-7A4461205A1E}" destId="{0A26CCD3-CD27-4A31-962B-EFC6601CEF63}" srcOrd="1" destOrd="0" presId="urn:microsoft.com/office/officeart/2005/8/layout/orgChart1"/>
    <dgm:cxn modelId="{674BBF98-CB0C-4DF4-83F1-6B57B5E963C4}" type="presParOf" srcId="{0A26CCD3-CD27-4A31-962B-EFC6601CEF63}" destId="{6899B44D-07CA-423A-B2C9-711D3EE10214}" srcOrd="0" destOrd="0" presId="urn:microsoft.com/office/officeart/2005/8/layout/orgChart1"/>
    <dgm:cxn modelId="{3D40AF7F-DFC6-458A-ACE5-35A4AD634B90}" type="presParOf" srcId="{6899B44D-07CA-423A-B2C9-711D3EE10214}" destId="{4173ACA7-59AD-45F0-AC3A-BAC819B243E6}" srcOrd="0" destOrd="0" presId="urn:microsoft.com/office/officeart/2005/8/layout/orgChart1"/>
    <dgm:cxn modelId="{E27964F0-D5A5-45E8-9723-2150F4A00933}" type="presParOf" srcId="{6899B44D-07CA-423A-B2C9-711D3EE10214}" destId="{7FE25F11-C9B6-48D1-8F63-0FBD06E9744A}" srcOrd="1" destOrd="0" presId="urn:microsoft.com/office/officeart/2005/8/layout/orgChart1"/>
    <dgm:cxn modelId="{C72BA1EB-5DDE-4148-99B2-E43135DA9096}" type="presParOf" srcId="{0A26CCD3-CD27-4A31-962B-EFC6601CEF63}" destId="{8D83B7D7-25F1-4BA1-9840-8B48B52454CC}" srcOrd="1" destOrd="0" presId="urn:microsoft.com/office/officeart/2005/8/layout/orgChart1"/>
    <dgm:cxn modelId="{A96CBFC6-6649-4E55-A11B-FB0978BA2D58}" type="presParOf" srcId="{0A26CCD3-CD27-4A31-962B-EFC6601CEF63}" destId="{46D5A7C5-F122-483B-B090-D75F069972B8}" srcOrd="2" destOrd="0" presId="urn:microsoft.com/office/officeart/2005/8/layout/orgChart1"/>
    <dgm:cxn modelId="{D5593E6A-8EB7-4AC9-8C53-F0FBA19BCC3A}" type="presParOf" srcId="{8D525ABB-E4E4-473B-B8B1-7A4461205A1E}" destId="{59243C82-1D31-4D8C-9382-42308DCB46D9}" srcOrd="2" destOrd="0" presId="urn:microsoft.com/office/officeart/2005/8/layout/orgChart1"/>
    <dgm:cxn modelId="{723D3556-525F-4DC1-926A-6409EAFA1CEA}" type="presParOf" srcId="{8D525ABB-E4E4-473B-B8B1-7A4461205A1E}" destId="{0E1AA392-AD1E-40F0-8AC5-D9BB3FB5EB17}" srcOrd="3" destOrd="0" presId="urn:microsoft.com/office/officeart/2005/8/layout/orgChart1"/>
    <dgm:cxn modelId="{8AE9FCE8-EA33-46E1-A58D-B80AF172C138}" type="presParOf" srcId="{0E1AA392-AD1E-40F0-8AC5-D9BB3FB5EB17}" destId="{000DC15E-1870-49A0-8A07-6A123877A119}" srcOrd="0" destOrd="0" presId="urn:microsoft.com/office/officeart/2005/8/layout/orgChart1"/>
    <dgm:cxn modelId="{C3797A20-C1AE-4585-B2DF-F80FE2CD7EFA}" type="presParOf" srcId="{000DC15E-1870-49A0-8A07-6A123877A119}" destId="{352739DA-FD25-46F8-A129-D913BC5EC096}" srcOrd="0" destOrd="0" presId="urn:microsoft.com/office/officeart/2005/8/layout/orgChart1"/>
    <dgm:cxn modelId="{610CC9E2-819D-446B-8086-D32FB1C20985}" type="presParOf" srcId="{000DC15E-1870-49A0-8A07-6A123877A119}" destId="{083A4105-90AA-42FD-860C-F91A7703B907}" srcOrd="1" destOrd="0" presId="urn:microsoft.com/office/officeart/2005/8/layout/orgChart1"/>
    <dgm:cxn modelId="{AB369A48-72F2-4F65-B8B1-F72EA18A735C}" type="presParOf" srcId="{0E1AA392-AD1E-40F0-8AC5-D9BB3FB5EB17}" destId="{719F3AC6-6760-43F4-97BA-829EEAFEFF64}" srcOrd="1" destOrd="0" presId="urn:microsoft.com/office/officeart/2005/8/layout/orgChart1"/>
    <dgm:cxn modelId="{AE2BA86A-B8E5-450A-A1A0-191403129C97}" type="presParOf" srcId="{0E1AA392-AD1E-40F0-8AC5-D9BB3FB5EB17}" destId="{2FC125C8-9BA4-4321-963B-12B00E483582}" srcOrd="2" destOrd="0" presId="urn:microsoft.com/office/officeart/2005/8/layout/orgChart1"/>
    <dgm:cxn modelId="{047E2646-AC37-425B-8194-4AB3991653C6}" type="presParOf" srcId="{8D525ABB-E4E4-473B-B8B1-7A4461205A1E}" destId="{C6E906C3-4C6E-425C-8D33-704032E34156}" srcOrd="4" destOrd="0" presId="urn:microsoft.com/office/officeart/2005/8/layout/orgChart1"/>
    <dgm:cxn modelId="{DDFBAE05-2C62-4AE0-83A6-5B09F9B19581}" type="presParOf" srcId="{8D525ABB-E4E4-473B-B8B1-7A4461205A1E}" destId="{7E633D86-0DE0-4809-B7BC-85FA42391F0D}" srcOrd="5" destOrd="0" presId="urn:microsoft.com/office/officeart/2005/8/layout/orgChart1"/>
    <dgm:cxn modelId="{8BF1D81D-D43B-46D5-8BA4-03EF712A043A}" type="presParOf" srcId="{7E633D86-0DE0-4809-B7BC-85FA42391F0D}" destId="{5901E987-2FED-4937-AA96-17846EDEEC76}" srcOrd="0" destOrd="0" presId="urn:microsoft.com/office/officeart/2005/8/layout/orgChart1"/>
    <dgm:cxn modelId="{64CFB3C3-075F-4469-A8E6-29820F044A6C}" type="presParOf" srcId="{5901E987-2FED-4937-AA96-17846EDEEC76}" destId="{B1B721F4-F4CE-47D4-8824-EE6349212C36}" srcOrd="0" destOrd="0" presId="urn:microsoft.com/office/officeart/2005/8/layout/orgChart1"/>
    <dgm:cxn modelId="{6E4C98EF-2ED1-4FC8-879F-F29586B3374F}" type="presParOf" srcId="{5901E987-2FED-4937-AA96-17846EDEEC76}" destId="{3CEE6333-C5EE-4961-BC2D-C94991263DB0}" srcOrd="1" destOrd="0" presId="urn:microsoft.com/office/officeart/2005/8/layout/orgChart1"/>
    <dgm:cxn modelId="{14CB7FB9-9717-4665-BC5F-102BD330A384}" type="presParOf" srcId="{7E633D86-0DE0-4809-B7BC-85FA42391F0D}" destId="{C181A600-7652-4E72-B25B-D60897A17FDE}" srcOrd="1" destOrd="0" presId="urn:microsoft.com/office/officeart/2005/8/layout/orgChart1"/>
    <dgm:cxn modelId="{D9F42EB3-C175-4A5D-AC1D-721065848194}" type="presParOf" srcId="{7E633D86-0DE0-4809-B7BC-85FA42391F0D}" destId="{D2617413-207B-451C-86D7-EB5B0ECF76A0}" srcOrd="2" destOrd="0" presId="urn:microsoft.com/office/officeart/2005/8/layout/orgChart1"/>
    <dgm:cxn modelId="{9452B7A8-E7B4-4026-BD32-F1035EC5214B}" type="presParOf" srcId="{8D525ABB-E4E4-473B-B8B1-7A4461205A1E}" destId="{2B8B946A-AD1D-4936-88BC-0CD236528CD9}" srcOrd="6" destOrd="0" presId="urn:microsoft.com/office/officeart/2005/8/layout/orgChart1"/>
    <dgm:cxn modelId="{AFDE309F-8DB7-4997-AEA9-18ABA59572B7}" type="presParOf" srcId="{8D525ABB-E4E4-473B-B8B1-7A4461205A1E}" destId="{5577CEB7-448B-4A86-B0BE-4ABACC3CCE17}" srcOrd="7" destOrd="0" presId="urn:microsoft.com/office/officeart/2005/8/layout/orgChart1"/>
    <dgm:cxn modelId="{0E5054E3-88E2-4E43-897B-F570E80A9E55}" type="presParOf" srcId="{5577CEB7-448B-4A86-B0BE-4ABACC3CCE17}" destId="{AE936C7A-BB5B-4CB2-AD12-A5F760788B5F}" srcOrd="0" destOrd="0" presId="urn:microsoft.com/office/officeart/2005/8/layout/orgChart1"/>
    <dgm:cxn modelId="{3F09E3D9-4B4B-4769-A63C-24C3D81B7467}" type="presParOf" srcId="{AE936C7A-BB5B-4CB2-AD12-A5F760788B5F}" destId="{4839DC7F-6DEC-432B-9BFC-48BA8C7FDA63}" srcOrd="0" destOrd="0" presId="urn:microsoft.com/office/officeart/2005/8/layout/orgChart1"/>
    <dgm:cxn modelId="{6460411D-7B36-4A4C-9304-A6F3834E8275}" type="presParOf" srcId="{AE936C7A-BB5B-4CB2-AD12-A5F760788B5F}" destId="{9D408121-1587-4205-89B4-630E0F7BC795}" srcOrd="1" destOrd="0" presId="urn:microsoft.com/office/officeart/2005/8/layout/orgChart1"/>
    <dgm:cxn modelId="{7A75EA06-2FCF-4BBA-8981-03464A0F605A}" type="presParOf" srcId="{5577CEB7-448B-4A86-B0BE-4ABACC3CCE17}" destId="{64DBBDE3-6220-443F-BA34-0890FE758DFC}" srcOrd="1" destOrd="0" presId="urn:microsoft.com/office/officeart/2005/8/layout/orgChart1"/>
    <dgm:cxn modelId="{23F30D53-D327-4F6E-88A8-210F47ED4415}" type="presParOf" srcId="{5577CEB7-448B-4A86-B0BE-4ABACC3CCE17}" destId="{0AE10D22-9878-4FA6-A114-31760E4F314B}" srcOrd="2" destOrd="0" presId="urn:microsoft.com/office/officeart/2005/8/layout/orgChart1"/>
    <dgm:cxn modelId="{A68F30DE-4461-4935-86AB-38EDAF65CE31}" type="presParOf" srcId="{D2B80D0C-7FAC-48AA-A746-10116A5B1332}" destId="{9B732195-90D9-40FE-825F-AD6E5B97C9E5}" srcOrd="2" destOrd="0" presId="urn:microsoft.com/office/officeart/2005/8/layout/orgChart1"/>
    <dgm:cxn modelId="{A3A88AEB-A4FA-4B07-BEEC-64A8621A1CCC}" type="presParOf" srcId="{6CDF15F9-54F0-46AA-8FD6-7DE069ED853B}" destId="{B656527E-1587-419D-8714-798988325321}" srcOrd="6" destOrd="0" presId="urn:microsoft.com/office/officeart/2005/8/layout/orgChart1"/>
    <dgm:cxn modelId="{1B2F775B-8B7D-4368-982B-BA0416D442DE}" type="presParOf" srcId="{6CDF15F9-54F0-46AA-8FD6-7DE069ED853B}" destId="{8F9A61C4-93E4-41B0-B129-4AEDCC9486FF}" srcOrd="7" destOrd="0" presId="urn:microsoft.com/office/officeart/2005/8/layout/orgChart1"/>
    <dgm:cxn modelId="{3E775D7F-7402-4E8F-A3B0-71533C66F96F}" type="presParOf" srcId="{8F9A61C4-93E4-41B0-B129-4AEDCC9486FF}" destId="{6B96F9CB-90DE-46D3-9DF9-BB38A1013E87}" srcOrd="0" destOrd="0" presId="urn:microsoft.com/office/officeart/2005/8/layout/orgChart1"/>
    <dgm:cxn modelId="{4226FEE5-0255-4598-845B-A6D267AD01CF}" type="presParOf" srcId="{6B96F9CB-90DE-46D3-9DF9-BB38A1013E87}" destId="{725DD2B2-036E-4D28-B249-38E6783D89EA}" srcOrd="0" destOrd="0" presId="urn:microsoft.com/office/officeart/2005/8/layout/orgChart1"/>
    <dgm:cxn modelId="{4A52790A-B8E5-46C6-9CF5-288D0F77D3C6}" type="presParOf" srcId="{6B96F9CB-90DE-46D3-9DF9-BB38A1013E87}" destId="{B197ABFD-5343-496F-8B69-41FD426C9056}" srcOrd="1" destOrd="0" presId="urn:microsoft.com/office/officeart/2005/8/layout/orgChart1"/>
    <dgm:cxn modelId="{0113CA84-9D1C-4C1D-B721-7AD413663B8D}" type="presParOf" srcId="{8F9A61C4-93E4-41B0-B129-4AEDCC9486FF}" destId="{820A2B60-AF6B-4D67-9EC7-52AD1894D510}" srcOrd="1" destOrd="0" presId="urn:microsoft.com/office/officeart/2005/8/layout/orgChart1"/>
    <dgm:cxn modelId="{95E59C52-B213-4E01-8FBF-8242BDEFE4AB}" type="presParOf" srcId="{820A2B60-AF6B-4D67-9EC7-52AD1894D510}" destId="{FC7C304F-80E2-4BCB-B32E-DC0E9229317B}" srcOrd="0" destOrd="0" presId="urn:microsoft.com/office/officeart/2005/8/layout/orgChart1"/>
    <dgm:cxn modelId="{ED351ACF-97FF-4E81-8A0B-AF6EB94E93B0}" type="presParOf" srcId="{820A2B60-AF6B-4D67-9EC7-52AD1894D510}" destId="{F585480B-DB1D-4DE8-B571-DB2EC7122D4B}" srcOrd="1" destOrd="0" presId="urn:microsoft.com/office/officeart/2005/8/layout/orgChart1"/>
    <dgm:cxn modelId="{0220C440-AFB9-431D-A195-85FC75DDBBEF}" type="presParOf" srcId="{F585480B-DB1D-4DE8-B571-DB2EC7122D4B}" destId="{67F3AF0B-648C-4B49-A450-60D7AE0904E8}" srcOrd="0" destOrd="0" presId="urn:microsoft.com/office/officeart/2005/8/layout/orgChart1"/>
    <dgm:cxn modelId="{09786887-4F8E-4CF1-BA03-40FA641F7C87}" type="presParOf" srcId="{67F3AF0B-648C-4B49-A450-60D7AE0904E8}" destId="{79207BA1-7B4E-4BE2-A6E9-3D775A877A96}" srcOrd="0" destOrd="0" presId="urn:microsoft.com/office/officeart/2005/8/layout/orgChart1"/>
    <dgm:cxn modelId="{7BAF2D50-1270-4B31-8797-053D69DDFD83}" type="presParOf" srcId="{67F3AF0B-648C-4B49-A450-60D7AE0904E8}" destId="{EAE3A8BD-966B-41B7-8728-489D107D2E1D}" srcOrd="1" destOrd="0" presId="urn:microsoft.com/office/officeart/2005/8/layout/orgChart1"/>
    <dgm:cxn modelId="{4BA53A56-CE3D-42ED-A33E-A83409281C52}" type="presParOf" srcId="{F585480B-DB1D-4DE8-B571-DB2EC7122D4B}" destId="{46EC651C-18BA-4324-B795-BF3038704F54}" srcOrd="1" destOrd="0" presId="urn:microsoft.com/office/officeart/2005/8/layout/orgChart1"/>
    <dgm:cxn modelId="{BC5516A8-378D-4C95-B7E1-B68F1DF0C9ED}" type="presParOf" srcId="{F585480B-DB1D-4DE8-B571-DB2EC7122D4B}" destId="{C44EA419-2A24-428A-81E2-BF3189CEAA68}" srcOrd="2" destOrd="0" presId="urn:microsoft.com/office/officeart/2005/8/layout/orgChart1"/>
    <dgm:cxn modelId="{CEF806CE-099A-45DC-8FDB-3AC1BEA9ACCF}" type="presParOf" srcId="{8F9A61C4-93E4-41B0-B129-4AEDCC9486FF}" destId="{203A0192-55EA-452F-BF5B-E705FA764595}" srcOrd="2" destOrd="0" presId="urn:microsoft.com/office/officeart/2005/8/layout/orgChart1"/>
    <dgm:cxn modelId="{36A77704-A988-4941-AE70-7F2181ABB04F}" type="presParOf" srcId="{867CBF13-906A-4B50-BED2-23AA53C14941}" destId="{2EEB0010-91FB-4958-9FC7-D5CC0ECC6D11}" srcOrd="2" destOrd="0" presId="urn:microsoft.com/office/officeart/2005/8/layout/orgChart1"/>
    <dgm:cxn modelId="{30444118-9D7B-4C38-A25D-9A5C7DA7AE42}" type="presParOf" srcId="{2EEB0010-91FB-4958-9FC7-D5CC0ECC6D11}" destId="{ABE19C87-B84D-408D-9D23-946D7358ACF4}" srcOrd="0" destOrd="0" presId="urn:microsoft.com/office/officeart/2005/8/layout/orgChart1"/>
    <dgm:cxn modelId="{6922C1CC-AB01-4360-97E9-BA4282CE85D6}" type="presParOf" srcId="{2EEB0010-91FB-4958-9FC7-D5CC0ECC6D11}" destId="{49C790D8-09E3-4B2B-AD15-73DE128DA03E}" srcOrd="1" destOrd="0" presId="urn:microsoft.com/office/officeart/2005/8/layout/orgChart1"/>
    <dgm:cxn modelId="{7685CB46-3483-48C2-A450-B34E0BB0F0EF}" type="presParOf" srcId="{49C790D8-09E3-4B2B-AD15-73DE128DA03E}" destId="{D9BAF271-129E-49E3-8B72-B38CC0C84C1F}" srcOrd="0" destOrd="0" presId="urn:microsoft.com/office/officeart/2005/8/layout/orgChart1"/>
    <dgm:cxn modelId="{62926E1B-E543-4E19-BE03-3E26CFA2F659}" type="presParOf" srcId="{D9BAF271-129E-49E3-8B72-B38CC0C84C1F}" destId="{A2190641-8A74-4990-87D2-96D57E1500AA}" srcOrd="0" destOrd="0" presId="urn:microsoft.com/office/officeart/2005/8/layout/orgChart1"/>
    <dgm:cxn modelId="{9204D64D-A4EA-4ABA-9411-5427F6A2A1E5}" type="presParOf" srcId="{D9BAF271-129E-49E3-8B72-B38CC0C84C1F}" destId="{5913DE26-FD80-4711-9815-78C2B8AE2903}" srcOrd="1" destOrd="0" presId="urn:microsoft.com/office/officeart/2005/8/layout/orgChart1"/>
    <dgm:cxn modelId="{FF176ABE-C726-4454-845B-949357DE3FDE}" type="presParOf" srcId="{49C790D8-09E3-4B2B-AD15-73DE128DA03E}" destId="{D8CEBF8E-9223-46C5-B2EF-F2D7C6793061}" srcOrd="1" destOrd="0" presId="urn:microsoft.com/office/officeart/2005/8/layout/orgChart1"/>
    <dgm:cxn modelId="{FF5B2B83-D2F5-409C-B865-013564B9C6F6}" type="presParOf" srcId="{49C790D8-09E3-4B2B-AD15-73DE128DA03E}" destId="{5579536D-7963-4CC2-969D-6D170360633F}"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7691FDA-D62F-46B5-8C58-D44342C9EB7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20914914-110D-4A6D-ADD3-7D3CEDD15E8C}">
      <dgm:prSet phldrT="[文本]"/>
      <dgm:spPr/>
      <dgm:t>
        <a:bodyPr vert="horz"/>
        <a:lstStyle/>
        <a:p>
          <a:r>
            <a:rPr lang="zh-CN" altLang="en-US"/>
            <a:t>数据安全技术</a:t>
          </a:r>
        </a:p>
      </dgm:t>
    </dgm:pt>
    <dgm:pt modelId="{650AADCE-A82C-4E39-8B72-AA6D43ECC8A2}" type="parTrans" cxnId="{FA8701BE-A683-4DCB-81B9-AF2472573A40}">
      <dgm:prSet/>
      <dgm:spPr/>
      <dgm:t>
        <a:bodyPr/>
        <a:lstStyle/>
        <a:p>
          <a:endParaRPr lang="zh-CN" altLang="en-US"/>
        </a:p>
      </dgm:t>
    </dgm:pt>
    <dgm:pt modelId="{61564704-82B6-44BA-AB5F-5B02256E1835}" type="sibTrans" cxnId="{FA8701BE-A683-4DCB-81B9-AF2472573A40}">
      <dgm:prSet/>
      <dgm:spPr/>
      <dgm:t>
        <a:bodyPr/>
        <a:lstStyle/>
        <a:p>
          <a:endParaRPr lang="zh-CN" altLang="en-US"/>
        </a:p>
      </dgm:t>
    </dgm:pt>
    <dgm:pt modelId="{4C210E12-B028-4217-BD18-9CD9D0738AEC}">
      <dgm:prSet phldrT="[文本]"/>
      <dgm:spPr/>
      <dgm:t>
        <a:bodyPr/>
        <a:lstStyle/>
        <a:p>
          <a:r>
            <a:rPr lang="zh-CN" altLang="en-US"/>
            <a:t>数据采集</a:t>
          </a:r>
        </a:p>
      </dgm:t>
    </dgm:pt>
    <dgm:pt modelId="{5A308FB1-5FC1-49A4-8C52-88EAC0FF7A86}" type="parTrans" cxnId="{46F530AE-E955-4CA2-A67C-D19ACDDAD940}">
      <dgm:prSet/>
      <dgm:spPr/>
      <dgm:t>
        <a:bodyPr/>
        <a:lstStyle/>
        <a:p>
          <a:endParaRPr lang="zh-CN" altLang="en-US"/>
        </a:p>
      </dgm:t>
    </dgm:pt>
    <dgm:pt modelId="{0FDFFD25-0024-4D92-81E3-CCA29C569CCC}" type="sibTrans" cxnId="{46F530AE-E955-4CA2-A67C-D19ACDDAD940}">
      <dgm:prSet/>
      <dgm:spPr/>
      <dgm:t>
        <a:bodyPr/>
        <a:lstStyle/>
        <a:p>
          <a:endParaRPr lang="zh-CN" altLang="en-US"/>
        </a:p>
      </dgm:t>
    </dgm:pt>
    <dgm:pt modelId="{B54F6F1A-BEBD-4D9A-B4D0-FB1AC659E586}">
      <dgm:prSet phldrT="[文本]"/>
      <dgm:spPr/>
      <dgm:t>
        <a:bodyPr/>
        <a:lstStyle/>
        <a:p>
          <a:r>
            <a:rPr lang="zh-CN" altLang="en-US"/>
            <a:t>访问隔离</a:t>
          </a:r>
        </a:p>
      </dgm:t>
    </dgm:pt>
    <dgm:pt modelId="{BE536F1B-19F4-4E26-98BC-C3DF27A78CCE}" type="parTrans" cxnId="{5F3300B9-A3D0-4238-8332-68A24EA63AC0}">
      <dgm:prSet/>
      <dgm:spPr/>
      <dgm:t>
        <a:bodyPr/>
        <a:lstStyle/>
        <a:p>
          <a:endParaRPr lang="zh-CN" altLang="en-US"/>
        </a:p>
      </dgm:t>
    </dgm:pt>
    <dgm:pt modelId="{CA292654-F9DC-4852-9527-7715C12A7ECB}" type="sibTrans" cxnId="{5F3300B9-A3D0-4238-8332-68A24EA63AC0}">
      <dgm:prSet/>
      <dgm:spPr/>
      <dgm:t>
        <a:bodyPr/>
        <a:lstStyle/>
        <a:p>
          <a:endParaRPr lang="zh-CN" altLang="en-US"/>
        </a:p>
      </dgm:t>
    </dgm:pt>
    <dgm:pt modelId="{805DAF7E-4275-401A-B660-CCA0F6873FB6}">
      <dgm:prSet phldrT="[文本]"/>
      <dgm:spPr/>
      <dgm:t>
        <a:bodyPr/>
        <a:lstStyle/>
        <a:p>
          <a:r>
            <a:rPr lang="zh-CN" altLang="en-US"/>
            <a:t>传输安全</a:t>
          </a:r>
        </a:p>
      </dgm:t>
    </dgm:pt>
    <dgm:pt modelId="{A75406B4-E86C-488A-8FDC-6A9210829839}" type="parTrans" cxnId="{EF264696-BA05-4BF6-8151-89DB011DDA1F}">
      <dgm:prSet/>
      <dgm:spPr/>
      <dgm:t>
        <a:bodyPr/>
        <a:lstStyle/>
        <a:p>
          <a:endParaRPr lang="zh-CN" altLang="en-US"/>
        </a:p>
      </dgm:t>
    </dgm:pt>
    <dgm:pt modelId="{BB1A3C91-CCB3-4268-B20C-149DB733410B}" type="sibTrans" cxnId="{EF264696-BA05-4BF6-8151-89DB011DDA1F}">
      <dgm:prSet/>
      <dgm:spPr/>
      <dgm:t>
        <a:bodyPr/>
        <a:lstStyle/>
        <a:p>
          <a:endParaRPr lang="zh-CN" altLang="en-US"/>
        </a:p>
      </dgm:t>
    </dgm:pt>
    <dgm:pt modelId="{CD281E3F-5928-4E97-A617-A5431DDBE423}">
      <dgm:prSet phldrT="[文本]"/>
      <dgm:spPr/>
      <dgm:t>
        <a:bodyPr/>
        <a:lstStyle/>
        <a:p>
          <a:r>
            <a:rPr lang="zh-CN" altLang="en-US"/>
            <a:t>存储安全</a:t>
          </a:r>
        </a:p>
      </dgm:t>
    </dgm:pt>
    <dgm:pt modelId="{70028578-5C92-4C5F-A9B0-6BF267847F93}" type="parTrans" cxnId="{F1E38453-EA11-4917-9A07-E34AD846A04A}">
      <dgm:prSet/>
      <dgm:spPr/>
      <dgm:t>
        <a:bodyPr/>
        <a:lstStyle/>
        <a:p>
          <a:endParaRPr lang="zh-CN" altLang="en-US"/>
        </a:p>
      </dgm:t>
    </dgm:pt>
    <dgm:pt modelId="{8474205E-5BC3-48F3-A292-8AC45A2F8DD2}" type="sibTrans" cxnId="{F1E38453-EA11-4917-9A07-E34AD846A04A}">
      <dgm:prSet/>
      <dgm:spPr/>
      <dgm:t>
        <a:bodyPr/>
        <a:lstStyle/>
        <a:p>
          <a:endParaRPr lang="zh-CN" altLang="en-US"/>
        </a:p>
      </dgm:t>
    </dgm:pt>
    <dgm:pt modelId="{208B958F-CBC1-4C92-AA78-0DBD7BBE790C}">
      <dgm:prSet phldrT="[文本]"/>
      <dgm:spPr/>
      <dgm:t>
        <a:bodyPr/>
        <a:lstStyle/>
        <a:p>
          <a:r>
            <a:rPr lang="zh-CN" altLang="en-US"/>
            <a:t>数据处理</a:t>
          </a:r>
        </a:p>
      </dgm:t>
    </dgm:pt>
    <dgm:pt modelId="{B02E408F-A984-44AD-97D8-A51EF55D2580}" type="parTrans" cxnId="{A4D36A4A-30F3-4D60-A310-787DE2A01126}">
      <dgm:prSet/>
      <dgm:spPr/>
      <dgm:t>
        <a:bodyPr/>
        <a:lstStyle/>
        <a:p>
          <a:endParaRPr lang="zh-CN" altLang="en-US"/>
        </a:p>
      </dgm:t>
    </dgm:pt>
    <dgm:pt modelId="{E6F880B1-A8DB-4F85-81D8-509D57BBE5D2}" type="sibTrans" cxnId="{A4D36A4A-30F3-4D60-A310-787DE2A01126}">
      <dgm:prSet/>
      <dgm:spPr/>
      <dgm:t>
        <a:bodyPr/>
        <a:lstStyle/>
        <a:p>
          <a:endParaRPr lang="zh-CN" altLang="en-US"/>
        </a:p>
      </dgm:t>
    </dgm:pt>
    <dgm:pt modelId="{4DAFD958-54C2-402B-8388-B5166B1B9141}">
      <dgm:prSet phldrT="[文本]"/>
      <dgm:spPr/>
      <dgm:t>
        <a:bodyPr/>
        <a:lstStyle/>
        <a:p>
          <a:r>
            <a:rPr lang="zh-CN" altLang="en-US"/>
            <a:t>数据交换</a:t>
          </a:r>
        </a:p>
      </dgm:t>
    </dgm:pt>
    <dgm:pt modelId="{FD916EB7-D372-4E1F-B135-3EC18CEA1A32}" type="parTrans" cxnId="{0DBEFD78-354F-438F-BE27-019FC64842B3}">
      <dgm:prSet/>
      <dgm:spPr/>
      <dgm:t>
        <a:bodyPr/>
        <a:lstStyle/>
        <a:p>
          <a:endParaRPr lang="zh-CN" altLang="en-US"/>
        </a:p>
      </dgm:t>
    </dgm:pt>
    <dgm:pt modelId="{3B92AB89-686C-442D-BB3F-2B5714419C62}" type="sibTrans" cxnId="{0DBEFD78-354F-438F-BE27-019FC64842B3}">
      <dgm:prSet/>
      <dgm:spPr/>
      <dgm:t>
        <a:bodyPr/>
        <a:lstStyle/>
        <a:p>
          <a:endParaRPr lang="zh-CN" altLang="en-US"/>
        </a:p>
      </dgm:t>
    </dgm:pt>
    <dgm:pt modelId="{52CEFF27-EAF2-41B1-898B-BE37FD8551B5}">
      <dgm:prSet phldrT="[文本]"/>
      <dgm:spPr/>
      <dgm:t>
        <a:bodyPr/>
        <a:lstStyle/>
        <a:p>
          <a:r>
            <a:rPr lang="zh-CN" altLang="en-US"/>
            <a:t>数据删除与销毁</a:t>
          </a:r>
        </a:p>
      </dgm:t>
    </dgm:pt>
    <dgm:pt modelId="{8C970C09-BBB8-4D6B-A5B0-94AE19ECD3EB}" type="parTrans" cxnId="{7FCBC847-9B63-4557-B3B0-FF3E9DED2291}">
      <dgm:prSet/>
      <dgm:spPr/>
      <dgm:t>
        <a:bodyPr/>
        <a:lstStyle/>
        <a:p>
          <a:endParaRPr lang="zh-CN" altLang="en-US"/>
        </a:p>
      </dgm:t>
    </dgm:pt>
    <dgm:pt modelId="{ACD84E88-8594-4797-9F32-8DA31DB873F1}" type="sibTrans" cxnId="{7FCBC847-9B63-4557-B3B0-FF3E9DED2291}">
      <dgm:prSet/>
      <dgm:spPr/>
      <dgm:t>
        <a:bodyPr/>
        <a:lstStyle/>
        <a:p>
          <a:endParaRPr lang="zh-CN" altLang="en-US"/>
        </a:p>
      </dgm:t>
    </dgm:pt>
    <dgm:pt modelId="{B7E38413-D8CA-4ADB-84B0-84D2AFC7380E}">
      <dgm:prSet phldrT="[文本]"/>
      <dgm:spPr/>
      <dgm:t>
        <a:bodyPr/>
        <a:lstStyle/>
        <a:p>
          <a:r>
            <a:rPr lang="zh-CN" altLang="en-US"/>
            <a:t>清洗比对入库</a:t>
          </a:r>
        </a:p>
      </dgm:t>
    </dgm:pt>
    <dgm:pt modelId="{3457680D-A4D6-4D9C-949A-98A49E0F4464}" type="parTrans" cxnId="{9FF2CC5A-30D4-4C93-B3C7-339E16B68903}">
      <dgm:prSet/>
      <dgm:spPr/>
      <dgm:t>
        <a:bodyPr/>
        <a:lstStyle/>
        <a:p>
          <a:endParaRPr lang="zh-CN" altLang="en-US"/>
        </a:p>
      </dgm:t>
    </dgm:pt>
    <dgm:pt modelId="{D0CBBE68-CFAC-41E0-B2F4-F448D8DE86D3}" type="sibTrans" cxnId="{9FF2CC5A-30D4-4C93-B3C7-339E16B68903}">
      <dgm:prSet/>
      <dgm:spPr/>
      <dgm:t>
        <a:bodyPr/>
        <a:lstStyle/>
        <a:p>
          <a:endParaRPr lang="zh-CN" altLang="en-US"/>
        </a:p>
      </dgm:t>
    </dgm:pt>
    <dgm:pt modelId="{1A54C81B-25BC-4783-9DF5-463DD496CC5E}">
      <dgm:prSet phldrT="[文本]"/>
      <dgm:spPr/>
      <dgm:t>
        <a:bodyPr/>
        <a:lstStyle/>
        <a:p>
          <a:r>
            <a:rPr lang="zh-CN" altLang="en-US"/>
            <a:t>身份认证与控制访问</a:t>
          </a:r>
        </a:p>
      </dgm:t>
    </dgm:pt>
    <dgm:pt modelId="{CCC7EED6-71A2-48F2-8A72-19585DE099F4}" type="parTrans" cxnId="{740E087C-4BC0-4A39-A5AA-258614EB6F5E}">
      <dgm:prSet/>
      <dgm:spPr/>
      <dgm:t>
        <a:bodyPr/>
        <a:lstStyle/>
        <a:p>
          <a:endParaRPr lang="zh-CN" altLang="en-US"/>
        </a:p>
      </dgm:t>
    </dgm:pt>
    <dgm:pt modelId="{0D60DE1B-ADA7-4B6E-8ED4-B81065A5A941}" type="sibTrans" cxnId="{740E087C-4BC0-4A39-A5AA-258614EB6F5E}">
      <dgm:prSet/>
      <dgm:spPr/>
      <dgm:t>
        <a:bodyPr/>
        <a:lstStyle/>
        <a:p>
          <a:endParaRPr lang="zh-CN" altLang="en-US"/>
        </a:p>
      </dgm:t>
    </dgm:pt>
    <dgm:pt modelId="{C58C086B-C338-4360-85EA-9A4CCD3EC9A5}">
      <dgm:prSet phldrT="[文本]"/>
      <dgm:spPr/>
      <dgm:t>
        <a:bodyPr/>
        <a:lstStyle/>
        <a:p>
          <a:r>
            <a:rPr lang="zh-CN" altLang="en-US"/>
            <a:t>数据隔离</a:t>
          </a:r>
        </a:p>
      </dgm:t>
    </dgm:pt>
    <dgm:pt modelId="{198CCC0F-6B77-4DFE-BC09-4AE46D083939}" type="parTrans" cxnId="{BDA9E7E6-F505-406B-B17A-3C093A8FDAF2}">
      <dgm:prSet/>
      <dgm:spPr/>
      <dgm:t>
        <a:bodyPr/>
        <a:lstStyle/>
        <a:p>
          <a:endParaRPr lang="zh-CN" altLang="en-US"/>
        </a:p>
      </dgm:t>
    </dgm:pt>
    <dgm:pt modelId="{106F5652-8974-4589-BE44-8D3A61133DC9}" type="sibTrans" cxnId="{BDA9E7E6-F505-406B-B17A-3C093A8FDAF2}">
      <dgm:prSet/>
      <dgm:spPr/>
      <dgm:t>
        <a:bodyPr/>
        <a:lstStyle/>
        <a:p>
          <a:endParaRPr lang="zh-CN" altLang="en-US"/>
        </a:p>
      </dgm:t>
    </dgm:pt>
    <dgm:pt modelId="{C29714DD-4D64-41FB-BD8E-B505670634EC}">
      <dgm:prSet phldrT="[文本]"/>
      <dgm:spPr/>
      <dgm:t>
        <a:bodyPr/>
        <a:lstStyle/>
        <a:p>
          <a:r>
            <a:rPr lang="zh-CN" altLang="en-US"/>
            <a:t>网络隔离</a:t>
          </a:r>
        </a:p>
      </dgm:t>
    </dgm:pt>
    <dgm:pt modelId="{F67E4200-39EA-44DE-8ED8-743FB4DB3830}" type="parTrans" cxnId="{FD3D8B5D-3129-4E56-B4AC-79244F12DA7C}">
      <dgm:prSet/>
      <dgm:spPr/>
      <dgm:t>
        <a:bodyPr/>
        <a:lstStyle/>
        <a:p>
          <a:endParaRPr lang="zh-CN" altLang="en-US"/>
        </a:p>
      </dgm:t>
    </dgm:pt>
    <dgm:pt modelId="{A12548D0-1E7A-4079-B9BF-07341256970A}" type="sibTrans" cxnId="{FD3D8B5D-3129-4E56-B4AC-79244F12DA7C}">
      <dgm:prSet/>
      <dgm:spPr/>
      <dgm:t>
        <a:bodyPr/>
        <a:lstStyle/>
        <a:p>
          <a:endParaRPr lang="zh-CN" altLang="en-US"/>
        </a:p>
      </dgm:t>
    </dgm:pt>
    <dgm:pt modelId="{CAEBA8B2-1744-4567-B4D8-2A82BE16C421}">
      <dgm:prSet phldrT="[文本]"/>
      <dgm:spPr/>
      <dgm:t>
        <a:bodyPr/>
        <a:lstStyle/>
        <a:p>
          <a:r>
            <a:rPr lang="zh-CN" altLang="en-US"/>
            <a:t>应用层隔离</a:t>
          </a:r>
        </a:p>
      </dgm:t>
    </dgm:pt>
    <dgm:pt modelId="{26F65386-2179-4B06-8BE7-C5EAC5DF0C6E}" type="parTrans" cxnId="{A7E2A5E6-6852-4A2E-A0F6-52BCB038B344}">
      <dgm:prSet/>
      <dgm:spPr/>
      <dgm:t>
        <a:bodyPr/>
        <a:lstStyle/>
        <a:p>
          <a:endParaRPr lang="zh-CN" altLang="en-US"/>
        </a:p>
      </dgm:t>
    </dgm:pt>
    <dgm:pt modelId="{07ED83B8-D098-46B1-B6BB-0BEFAAA6BEAD}" type="sibTrans" cxnId="{A7E2A5E6-6852-4A2E-A0F6-52BCB038B344}">
      <dgm:prSet/>
      <dgm:spPr/>
      <dgm:t>
        <a:bodyPr/>
        <a:lstStyle/>
        <a:p>
          <a:endParaRPr lang="zh-CN" altLang="en-US"/>
        </a:p>
      </dgm:t>
    </dgm:pt>
    <dgm:pt modelId="{DE81EDE0-497D-44FD-8C5D-8122D6F1D9FD}">
      <dgm:prSet phldrT="[文本]"/>
      <dgm:spPr/>
      <dgm:t>
        <a:bodyPr/>
        <a:lstStyle/>
        <a:p>
          <a:r>
            <a:rPr lang="zh-CN" altLang="en-US"/>
            <a:t>密钥保护</a:t>
          </a:r>
        </a:p>
      </dgm:t>
    </dgm:pt>
    <dgm:pt modelId="{D3960B04-AAB4-47D8-B0A3-370FC429DB07}" type="parTrans" cxnId="{88150227-14F1-490A-8D84-D78290E447AE}">
      <dgm:prSet/>
      <dgm:spPr/>
      <dgm:t>
        <a:bodyPr/>
        <a:lstStyle/>
        <a:p>
          <a:endParaRPr lang="zh-CN" altLang="en-US"/>
        </a:p>
      </dgm:t>
    </dgm:pt>
    <dgm:pt modelId="{56D6D47F-3930-459B-9B9C-CE67A2C7F8FD}" type="sibTrans" cxnId="{88150227-14F1-490A-8D84-D78290E447AE}">
      <dgm:prSet/>
      <dgm:spPr/>
      <dgm:t>
        <a:bodyPr/>
        <a:lstStyle/>
        <a:p>
          <a:endParaRPr lang="zh-CN" altLang="en-US"/>
        </a:p>
      </dgm:t>
    </dgm:pt>
    <dgm:pt modelId="{4202677F-7D99-4EB3-AECC-79D732374DF1}">
      <dgm:prSet phldrT="[文本]"/>
      <dgm:spPr/>
      <dgm:t>
        <a:bodyPr/>
        <a:lstStyle/>
        <a:p>
          <a:r>
            <a:rPr lang="zh-CN" altLang="en-US"/>
            <a:t>数据加密脱敏</a:t>
          </a:r>
        </a:p>
      </dgm:t>
    </dgm:pt>
    <dgm:pt modelId="{5F3570E5-8377-4BC1-A581-5FA723DDCC44}" type="parTrans" cxnId="{1B942B96-5ED6-4055-B767-637081A69BE3}">
      <dgm:prSet/>
      <dgm:spPr/>
      <dgm:t>
        <a:bodyPr/>
        <a:lstStyle/>
        <a:p>
          <a:endParaRPr lang="zh-CN" altLang="en-US"/>
        </a:p>
      </dgm:t>
    </dgm:pt>
    <dgm:pt modelId="{8DF4124B-F57F-4CA4-9105-0DD6FE7897DC}" type="sibTrans" cxnId="{1B942B96-5ED6-4055-B767-637081A69BE3}">
      <dgm:prSet/>
      <dgm:spPr/>
      <dgm:t>
        <a:bodyPr/>
        <a:lstStyle/>
        <a:p>
          <a:endParaRPr lang="zh-CN" altLang="en-US"/>
        </a:p>
      </dgm:t>
    </dgm:pt>
    <dgm:pt modelId="{E07D0184-BA1F-4B88-976F-E26EE32B7CE5}">
      <dgm:prSet phldrT="[文本]"/>
      <dgm:spPr/>
      <dgm:t>
        <a:bodyPr/>
        <a:lstStyle/>
        <a:p>
          <a:r>
            <a:rPr lang="zh-CN" altLang="en-US"/>
            <a:t>匿名化</a:t>
          </a:r>
          <a:r>
            <a:rPr lang="en-US" altLang="zh-CN"/>
            <a:t>/</a:t>
          </a:r>
          <a:r>
            <a:rPr lang="zh-CN" altLang="en-US"/>
            <a:t>去标识化</a:t>
          </a:r>
        </a:p>
      </dgm:t>
    </dgm:pt>
    <dgm:pt modelId="{7D4EC082-9FD5-4C5D-8E97-426EA75091CB}" type="parTrans" cxnId="{2CDAC00A-9A06-474C-8A15-2973357F2052}">
      <dgm:prSet/>
      <dgm:spPr/>
      <dgm:t>
        <a:bodyPr/>
        <a:lstStyle/>
        <a:p>
          <a:endParaRPr lang="zh-CN" altLang="en-US"/>
        </a:p>
      </dgm:t>
    </dgm:pt>
    <dgm:pt modelId="{BA328C54-C5BA-4151-A83D-32F6A9F6F376}" type="sibTrans" cxnId="{2CDAC00A-9A06-474C-8A15-2973357F2052}">
      <dgm:prSet/>
      <dgm:spPr/>
      <dgm:t>
        <a:bodyPr/>
        <a:lstStyle/>
        <a:p>
          <a:endParaRPr lang="zh-CN" altLang="en-US"/>
        </a:p>
      </dgm:t>
    </dgm:pt>
    <dgm:pt modelId="{DF8B2616-0BFB-41B9-8908-7431161E1F30}">
      <dgm:prSet phldrT="[文本]"/>
      <dgm:spPr/>
      <dgm:t>
        <a:bodyPr/>
        <a:lstStyle/>
        <a:p>
          <a:r>
            <a:rPr lang="zh-CN" altLang="en-US"/>
            <a:t>多方安全计算</a:t>
          </a:r>
        </a:p>
      </dgm:t>
    </dgm:pt>
    <dgm:pt modelId="{AD641534-B64A-47F5-B6C7-7D6C276DCCD1}" type="parTrans" cxnId="{96390341-C22F-439F-8035-C8F878B8F485}">
      <dgm:prSet/>
      <dgm:spPr/>
      <dgm:t>
        <a:bodyPr/>
        <a:lstStyle/>
        <a:p>
          <a:endParaRPr lang="zh-CN" altLang="en-US"/>
        </a:p>
      </dgm:t>
    </dgm:pt>
    <dgm:pt modelId="{FD6DDB22-204F-4375-BADB-F4FDFE6FF5B6}" type="sibTrans" cxnId="{96390341-C22F-439F-8035-C8F878B8F485}">
      <dgm:prSet/>
      <dgm:spPr/>
      <dgm:t>
        <a:bodyPr/>
        <a:lstStyle/>
        <a:p>
          <a:endParaRPr lang="zh-CN" altLang="en-US"/>
        </a:p>
      </dgm:t>
    </dgm:pt>
    <dgm:pt modelId="{883FADEB-31E7-424F-903B-939133855FE4}">
      <dgm:prSet phldrT="[文本]"/>
      <dgm:spPr/>
      <dgm:t>
        <a:bodyPr/>
        <a:lstStyle/>
        <a:p>
          <a:r>
            <a:rPr lang="zh-CN" altLang="en-US"/>
            <a:t>数据回溯</a:t>
          </a:r>
        </a:p>
      </dgm:t>
    </dgm:pt>
    <dgm:pt modelId="{BD79968A-397E-42E1-82AB-2188D43B8510}" type="parTrans" cxnId="{C6BF8ECF-A417-48CD-A047-E237BEBB9B94}">
      <dgm:prSet/>
      <dgm:spPr/>
      <dgm:t>
        <a:bodyPr/>
        <a:lstStyle/>
        <a:p>
          <a:endParaRPr lang="zh-CN" altLang="en-US"/>
        </a:p>
      </dgm:t>
    </dgm:pt>
    <dgm:pt modelId="{F1063F3D-49CE-4625-8D99-68E8247CC38C}" type="sibTrans" cxnId="{C6BF8ECF-A417-48CD-A047-E237BEBB9B94}">
      <dgm:prSet/>
      <dgm:spPr/>
      <dgm:t>
        <a:bodyPr/>
        <a:lstStyle/>
        <a:p>
          <a:endParaRPr lang="zh-CN" altLang="en-US"/>
        </a:p>
      </dgm:t>
    </dgm:pt>
    <dgm:pt modelId="{D9F48EB5-5EB7-4DBE-834E-1C1D16794E80}">
      <dgm:prSet phldrT="[文本]"/>
      <dgm:spPr/>
      <dgm:t>
        <a:bodyPr/>
        <a:lstStyle/>
        <a:p>
          <a:r>
            <a:rPr lang="zh-CN" altLang="en-US"/>
            <a:t>内存删除</a:t>
          </a:r>
        </a:p>
      </dgm:t>
    </dgm:pt>
    <dgm:pt modelId="{17E0A28D-38AA-4D5B-9A9F-2DC737C96A78}" type="parTrans" cxnId="{ED748AFD-2BC4-45EE-A6C1-E35C9D91050C}">
      <dgm:prSet/>
      <dgm:spPr/>
      <dgm:t>
        <a:bodyPr/>
        <a:lstStyle/>
        <a:p>
          <a:endParaRPr lang="zh-CN" altLang="en-US"/>
        </a:p>
      </dgm:t>
    </dgm:pt>
    <dgm:pt modelId="{18046A24-99A1-4D1D-BB7E-E423150C32DA}" type="sibTrans" cxnId="{ED748AFD-2BC4-45EE-A6C1-E35C9D91050C}">
      <dgm:prSet/>
      <dgm:spPr/>
      <dgm:t>
        <a:bodyPr/>
        <a:lstStyle/>
        <a:p>
          <a:endParaRPr lang="zh-CN" altLang="en-US"/>
        </a:p>
      </dgm:t>
    </dgm:pt>
    <dgm:pt modelId="{641EFFA6-AD5C-4769-94CB-F4EDA270F133}">
      <dgm:prSet phldrT="[文本]"/>
      <dgm:spPr/>
      <dgm:t>
        <a:bodyPr/>
        <a:lstStyle/>
        <a:p>
          <a:r>
            <a:rPr lang="zh-CN" altLang="en-US"/>
            <a:t>存储数据删除</a:t>
          </a:r>
        </a:p>
      </dgm:t>
    </dgm:pt>
    <dgm:pt modelId="{B03701E9-17D1-4C73-894E-67210ECED743}" type="parTrans" cxnId="{137E90B9-B99A-4564-B942-F37F70B7F5DD}">
      <dgm:prSet/>
      <dgm:spPr/>
      <dgm:t>
        <a:bodyPr/>
        <a:lstStyle/>
        <a:p>
          <a:endParaRPr lang="zh-CN" altLang="en-US"/>
        </a:p>
      </dgm:t>
    </dgm:pt>
    <dgm:pt modelId="{305D77B3-3B3C-402B-A574-59FB6D951E5A}" type="sibTrans" cxnId="{137E90B9-B99A-4564-B942-F37F70B7F5DD}">
      <dgm:prSet/>
      <dgm:spPr/>
      <dgm:t>
        <a:bodyPr/>
        <a:lstStyle/>
        <a:p>
          <a:endParaRPr lang="zh-CN" altLang="en-US"/>
        </a:p>
      </dgm:t>
    </dgm:pt>
    <dgm:pt modelId="{18CCA5A5-F62C-4028-90C1-B972A3505B01}">
      <dgm:prSet phldrT="[文本]"/>
      <dgm:spPr/>
      <dgm:t>
        <a:bodyPr/>
        <a:lstStyle/>
        <a:p>
          <a:r>
            <a:rPr lang="zh-CN" altLang="en-US"/>
            <a:t>磁盘数据删除</a:t>
          </a:r>
        </a:p>
      </dgm:t>
    </dgm:pt>
    <dgm:pt modelId="{D022609A-8A2D-4EBB-B084-0568FC9C8993}" type="parTrans" cxnId="{348B2BC9-BE80-44C6-8042-98FEB3F3E884}">
      <dgm:prSet/>
      <dgm:spPr/>
      <dgm:t>
        <a:bodyPr/>
        <a:lstStyle/>
        <a:p>
          <a:endParaRPr lang="zh-CN" altLang="en-US"/>
        </a:p>
      </dgm:t>
    </dgm:pt>
    <dgm:pt modelId="{E8FFB5AD-6312-48EB-8C4E-3C2985F8FF21}" type="sibTrans" cxnId="{348B2BC9-BE80-44C6-8042-98FEB3F3E884}">
      <dgm:prSet/>
      <dgm:spPr/>
      <dgm:t>
        <a:bodyPr/>
        <a:lstStyle/>
        <a:p>
          <a:endParaRPr lang="zh-CN" altLang="en-US"/>
        </a:p>
      </dgm:t>
    </dgm:pt>
    <dgm:pt modelId="{0161CB82-CF7C-47C1-880F-EC39E9EFDFDF}">
      <dgm:prSet phldrT="[文本]"/>
      <dgm:spPr/>
      <dgm:t>
        <a:bodyPr/>
        <a:lstStyle/>
        <a:p>
          <a:r>
            <a:rPr lang="zh-CN" altLang="en-US"/>
            <a:t>物理磁盘删除</a:t>
          </a:r>
        </a:p>
      </dgm:t>
    </dgm:pt>
    <dgm:pt modelId="{546A375B-2282-4FC4-A2F7-3C3067449623}" type="parTrans" cxnId="{F14A430F-0F1F-4357-96C4-8D9FC821A5E3}">
      <dgm:prSet/>
      <dgm:spPr/>
      <dgm:t>
        <a:bodyPr/>
        <a:lstStyle/>
        <a:p>
          <a:endParaRPr lang="zh-CN" altLang="en-US"/>
        </a:p>
      </dgm:t>
    </dgm:pt>
    <dgm:pt modelId="{0212A905-CDF8-42C3-B417-F3A90A757032}" type="sibTrans" cxnId="{F14A430F-0F1F-4357-96C4-8D9FC821A5E3}">
      <dgm:prSet/>
      <dgm:spPr/>
      <dgm:t>
        <a:bodyPr/>
        <a:lstStyle/>
        <a:p>
          <a:endParaRPr lang="zh-CN" altLang="en-US"/>
        </a:p>
      </dgm:t>
    </dgm:pt>
    <dgm:pt modelId="{E0A7AFCB-5A69-4507-9652-75266B2D44C4}" type="pres">
      <dgm:prSet presAssocID="{97691FDA-D62F-46B5-8C58-D44342C9EB78}" presName="hierChild1" presStyleCnt="0">
        <dgm:presLayoutVars>
          <dgm:orgChart val="1"/>
          <dgm:chPref val="1"/>
          <dgm:dir/>
          <dgm:animOne val="branch"/>
          <dgm:animLvl val="lvl"/>
          <dgm:resizeHandles/>
        </dgm:presLayoutVars>
      </dgm:prSet>
      <dgm:spPr/>
    </dgm:pt>
    <dgm:pt modelId="{74262D30-E4C5-489A-87E1-F5EF2B89E665}" type="pres">
      <dgm:prSet presAssocID="{20914914-110D-4A6D-ADD3-7D3CEDD15E8C}" presName="hierRoot1" presStyleCnt="0">
        <dgm:presLayoutVars>
          <dgm:hierBranch val="init"/>
        </dgm:presLayoutVars>
      </dgm:prSet>
      <dgm:spPr/>
    </dgm:pt>
    <dgm:pt modelId="{D6014D43-FA8A-4252-B68F-AC974A402DE4}" type="pres">
      <dgm:prSet presAssocID="{20914914-110D-4A6D-ADD3-7D3CEDD15E8C}" presName="rootComposite1" presStyleCnt="0"/>
      <dgm:spPr/>
    </dgm:pt>
    <dgm:pt modelId="{7D31638E-7CCA-4F4C-ADA9-DE187509445F}" type="pres">
      <dgm:prSet presAssocID="{20914914-110D-4A6D-ADD3-7D3CEDD15E8C}" presName="rootText1" presStyleLbl="node0" presStyleIdx="0" presStyleCnt="1" custScaleX="162039">
        <dgm:presLayoutVars>
          <dgm:chPref val="3"/>
        </dgm:presLayoutVars>
      </dgm:prSet>
      <dgm:spPr/>
    </dgm:pt>
    <dgm:pt modelId="{6FE35D65-DC61-4AAC-BB51-F12FCA74E3B6}" type="pres">
      <dgm:prSet presAssocID="{20914914-110D-4A6D-ADD3-7D3CEDD15E8C}" presName="rootConnector1" presStyleLbl="node1" presStyleIdx="0" presStyleCnt="0"/>
      <dgm:spPr/>
    </dgm:pt>
    <dgm:pt modelId="{AEC938E7-AC97-41E0-B231-6BB4C252E95C}" type="pres">
      <dgm:prSet presAssocID="{20914914-110D-4A6D-ADD3-7D3CEDD15E8C}" presName="hierChild2" presStyleCnt="0"/>
      <dgm:spPr/>
    </dgm:pt>
    <dgm:pt modelId="{C8A034AF-01FE-4A6A-9425-ADC6AC08DAB1}" type="pres">
      <dgm:prSet presAssocID="{5A308FB1-5FC1-49A4-8C52-88EAC0FF7A86}" presName="Name37" presStyleLbl="parChTrans1D2" presStyleIdx="0" presStyleCnt="7"/>
      <dgm:spPr/>
    </dgm:pt>
    <dgm:pt modelId="{E677D287-C0FC-455C-B338-F2ED9A4E5418}" type="pres">
      <dgm:prSet presAssocID="{4C210E12-B028-4217-BD18-9CD9D0738AEC}" presName="hierRoot2" presStyleCnt="0">
        <dgm:presLayoutVars>
          <dgm:hierBranch val="init"/>
        </dgm:presLayoutVars>
      </dgm:prSet>
      <dgm:spPr/>
    </dgm:pt>
    <dgm:pt modelId="{70B6E210-262A-47A3-98AA-5E9E2BE51942}" type="pres">
      <dgm:prSet presAssocID="{4C210E12-B028-4217-BD18-9CD9D0738AEC}" presName="rootComposite" presStyleCnt="0"/>
      <dgm:spPr/>
    </dgm:pt>
    <dgm:pt modelId="{D4696CAA-E340-434D-B2DA-1B2EE4AF9F29}" type="pres">
      <dgm:prSet presAssocID="{4C210E12-B028-4217-BD18-9CD9D0738AEC}" presName="rootText" presStyleLbl="node2" presStyleIdx="0" presStyleCnt="7">
        <dgm:presLayoutVars>
          <dgm:chPref val="3"/>
        </dgm:presLayoutVars>
      </dgm:prSet>
      <dgm:spPr/>
    </dgm:pt>
    <dgm:pt modelId="{4185D253-5A99-4723-9FE5-9878C7FD6F7B}" type="pres">
      <dgm:prSet presAssocID="{4C210E12-B028-4217-BD18-9CD9D0738AEC}" presName="rootConnector" presStyleLbl="node2" presStyleIdx="0" presStyleCnt="7"/>
      <dgm:spPr/>
    </dgm:pt>
    <dgm:pt modelId="{548B22E5-1E75-42D4-A520-536DA8A69BC6}" type="pres">
      <dgm:prSet presAssocID="{4C210E12-B028-4217-BD18-9CD9D0738AEC}" presName="hierChild4" presStyleCnt="0"/>
      <dgm:spPr/>
    </dgm:pt>
    <dgm:pt modelId="{EE4DAD2C-EE66-4261-9CEA-076E9AFF21A6}" type="pres">
      <dgm:prSet presAssocID="{3457680D-A4D6-4D9C-949A-98A49E0F4464}" presName="Name37" presStyleLbl="parChTrans1D3" presStyleIdx="0" presStyleCnt="14"/>
      <dgm:spPr/>
    </dgm:pt>
    <dgm:pt modelId="{6171AD93-D83B-4879-B3B8-BB76C94D99F8}" type="pres">
      <dgm:prSet presAssocID="{B7E38413-D8CA-4ADB-84B0-84D2AFC7380E}" presName="hierRoot2" presStyleCnt="0">
        <dgm:presLayoutVars>
          <dgm:hierBranch val="init"/>
        </dgm:presLayoutVars>
      </dgm:prSet>
      <dgm:spPr/>
    </dgm:pt>
    <dgm:pt modelId="{A79AB295-EEA8-4079-B8DC-00DCC9CA39BA}" type="pres">
      <dgm:prSet presAssocID="{B7E38413-D8CA-4ADB-84B0-84D2AFC7380E}" presName="rootComposite" presStyleCnt="0"/>
      <dgm:spPr/>
    </dgm:pt>
    <dgm:pt modelId="{3B14D978-7BD9-4B40-BC2F-F5BA6230B5F5}" type="pres">
      <dgm:prSet presAssocID="{B7E38413-D8CA-4ADB-84B0-84D2AFC7380E}" presName="rootText" presStyleLbl="node3" presStyleIdx="0" presStyleCnt="14">
        <dgm:presLayoutVars>
          <dgm:chPref val="3"/>
        </dgm:presLayoutVars>
      </dgm:prSet>
      <dgm:spPr/>
    </dgm:pt>
    <dgm:pt modelId="{925BA2DC-8CEA-472D-9E7A-1EAA0F48C62D}" type="pres">
      <dgm:prSet presAssocID="{B7E38413-D8CA-4ADB-84B0-84D2AFC7380E}" presName="rootConnector" presStyleLbl="node3" presStyleIdx="0" presStyleCnt="14"/>
      <dgm:spPr/>
    </dgm:pt>
    <dgm:pt modelId="{1617535C-A128-409E-A5BD-4D2C18440347}" type="pres">
      <dgm:prSet presAssocID="{B7E38413-D8CA-4ADB-84B0-84D2AFC7380E}" presName="hierChild4" presStyleCnt="0"/>
      <dgm:spPr/>
    </dgm:pt>
    <dgm:pt modelId="{996E8517-D8A8-4F11-85D3-F6EB2C7D608E}" type="pres">
      <dgm:prSet presAssocID="{B7E38413-D8CA-4ADB-84B0-84D2AFC7380E}" presName="hierChild5" presStyleCnt="0"/>
      <dgm:spPr/>
    </dgm:pt>
    <dgm:pt modelId="{A78716A3-EA24-40A5-B824-964C759F4882}" type="pres">
      <dgm:prSet presAssocID="{4C210E12-B028-4217-BD18-9CD9D0738AEC}" presName="hierChild5" presStyleCnt="0"/>
      <dgm:spPr/>
    </dgm:pt>
    <dgm:pt modelId="{D550DF45-4F18-4891-9346-2694D04009C7}" type="pres">
      <dgm:prSet presAssocID="{BE536F1B-19F4-4E26-98BC-C3DF27A78CCE}" presName="Name37" presStyleLbl="parChTrans1D2" presStyleIdx="1" presStyleCnt="7"/>
      <dgm:spPr/>
    </dgm:pt>
    <dgm:pt modelId="{DD49FF0A-E9DE-4A33-B4E5-AD22CD2A5899}" type="pres">
      <dgm:prSet presAssocID="{B54F6F1A-BEBD-4D9A-B4D0-FB1AC659E586}" presName="hierRoot2" presStyleCnt="0">
        <dgm:presLayoutVars>
          <dgm:hierBranch val="init"/>
        </dgm:presLayoutVars>
      </dgm:prSet>
      <dgm:spPr/>
    </dgm:pt>
    <dgm:pt modelId="{9EE1DEBE-FD70-47E8-B1D7-596051CC2663}" type="pres">
      <dgm:prSet presAssocID="{B54F6F1A-BEBD-4D9A-B4D0-FB1AC659E586}" presName="rootComposite" presStyleCnt="0"/>
      <dgm:spPr/>
    </dgm:pt>
    <dgm:pt modelId="{B46EEE24-BCC1-4A6A-8A5A-32E7269452D5}" type="pres">
      <dgm:prSet presAssocID="{B54F6F1A-BEBD-4D9A-B4D0-FB1AC659E586}" presName="rootText" presStyleLbl="node2" presStyleIdx="1" presStyleCnt="7">
        <dgm:presLayoutVars>
          <dgm:chPref val="3"/>
        </dgm:presLayoutVars>
      </dgm:prSet>
      <dgm:spPr/>
    </dgm:pt>
    <dgm:pt modelId="{6F576D5E-A34E-43B5-9D13-2C9E7259AAEC}" type="pres">
      <dgm:prSet presAssocID="{B54F6F1A-BEBD-4D9A-B4D0-FB1AC659E586}" presName="rootConnector" presStyleLbl="node2" presStyleIdx="1" presStyleCnt="7"/>
      <dgm:spPr/>
    </dgm:pt>
    <dgm:pt modelId="{E54BF622-D86D-4E89-A554-60EB9EBA1814}" type="pres">
      <dgm:prSet presAssocID="{B54F6F1A-BEBD-4D9A-B4D0-FB1AC659E586}" presName="hierChild4" presStyleCnt="0"/>
      <dgm:spPr/>
    </dgm:pt>
    <dgm:pt modelId="{D49EB945-2C64-4DC0-B2A0-B14D0324CEDD}" type="pres">
      <dgm:prSet presAssocID="{CCC7EED6-71A2-48F2-8A72-19585DE099F4}" presName="Name37" presStyleLbl="parChTrans1D3" presStyleIdx="1" presStyleCnt="14"/>
      <dgm:spPr/>
    </dgm:pt>
    <dgm:pt modelId="{9ED5B75E-38CF-40E7-9EF6-636BA3927829}" type="pres">
      <dgm:prSet presAssocID="{1A54C81B-25BC-4783-9DF5-463DD496CC5E}" presName="hierRoot2" presStyleCnt="0">
        <dgm:presLayoutVars>
          <dgm:hierBranch val="init"/>
        </dgm:presLayoutVars>
      </dgm:prSet>
      <dgm:spPr/>
    </dgm:pt>
    <dgm:pt modelId="{E03D6FEC-BB86-496E-939D-1F87D6305157}" type="pres">
      <dgm:prSet presAssocID="{1A54C81B-25BC-4783-9DF5-463DD496CC5E}" presName="rootComposite" presStyleCnt="0"/>
      <dgm:spPr/>
    </dgm:pt>
    <dgm:pt modelId="{39D50800-81C4-4408-B4A6-2CDF9ADEDA47}" type="pres">
      <dgm:prSet presAssocID="{1A54C81B-25BC-4783-9DF5-463DD496CC5E}" presName="rootText" presStyleLbl="node3" presStyleIdx="1" presStyleCnt="14">
        <dgm:presLayoutVars>
          <dgm:chPref val="3"/>
        </dgm:presLayoutVars>
      </dgm:prSet>
      <dgm:spPr/>
    </dgm:pt>
    <dgm:pt modelId="{8370826E-C3D7-40D7-A2B3-218018B4D060}" type="pres">
      <dgm:prSet presAssocID="{1A54C81B-25BC-4783-9DF5-463DD496CC5E}" presName="rootConnector" presStyleLbl="node3" presStyleIdx="1" presStyleCnt="14"/>
      <dgm:spPr/>
    </dgm:pt>
    <dgm:pt modelId="{F5B4013B-6F21-4DB4-9B57-DBF393495A55}" type="pres">
      <dgm:prSet presAssocID="{1A54C81B-25BC-4783-9DF5-463DD496CC5E}" presName="hierChild4" presStyleCnt="0"/>
      <dgm:spPr/>
    </dgm:pt>
    <dgm:pt modelId="{B3E33604-549C-4039-9459-2B6361FC9958}" type="pres">
      <dgm:prSet presAssocID="{1A54C81B-25BC-4783-9DF5-463DD496CC5E}" presName="hierChild5" presStyleCnt="0"/>
      <dgm:spPr/>
    </dgm:pt>
    <dgm:pt modelId="{0FF9F9D2-549B-4D3E-9423-5D9DA5AFC1BC}" type="pres">
      <dgm:prSet presAssocID="{198CCC0F-6B77-4DFE-BC09-4AE46D083939}" presName="Name37" presStyleLbl="parChTrans1D3" presStyleIdx="2" presStyleCnt="14"/>
      <dgm:spPr/>
    </dgm:pt>
    <dgm:pt modelId="{66F243CC-420F-4C21-A7A2-A142B2677B76}" type="pres">
      <dgm:prSet presAssocID="{C58C086B-C338-4360-85EA-9A4CCD3EC9A5}" presName="hierRoot2" presStyleCnt="0">
        <dgm:presLayoutVars>
          <dgm:hierBranch val="init"/>
        </dgm:presLayoutVars>
      </dgm:prSet>
      <dgm:spPr/>
    </dgm:pt>
    <dgm:pt modelId="{067B3AAE-E8C7-4FE6-9628-83DD2415D5EC}" type="pres">
      <dgm:prSet presAssocID="{C58C086B-C338-4360-85EA-9A4CCD3EC9A5}" presName="rootComposite" presStyleCnt="0"/>
      <dgm:spPr/>
    </dgm:pt>
    <dgm:pt modelId="{5EC0AC03-B23B-4E9E-BB54-FC97708CABBD}" type="pres">
      <dgm:prSet presAssocID="{C58C086B-C338-4360-85EA-9A4CCD3EC9A5}" presName="rootText" presStyleLbl="node3" presStyleIdx="2" presStyleCnt="14">
        <dgm:presLayoutVars>
          <dgm:chPref val="3"/>
        </dgm:presLayoutVars>
      </dgm:prSet>
      <dgm:spPr/>
    </dgm:pt>
    <dgm:pt modelId="{6863C179-0B8E-4278-8E0F-9F47C7EB7D67}" type="pres">
      <dgm:prSet presAssocID="{C58C086B-C338-4360-85EA-9A4CCD3EC9A5}" presName="rootConnector" presStyleLbl="node3" presStyleIdx="2" presStyleCnt="14"/>
      <dgm:spPr/>
    </dgm:pt>
    <dgm:pt modelId="{9B759A80-D7D9-402B-9263-94D63D8B80B5}" type="pres">
      <dgm:prSet presAssocID="{C58C086B-C338-4360-85EA-9A4CCD3EC9A5}" presName="hierChild4" presStyleCnt="0"/>
      <dgm:spPr/>
    </dgm:pt>
    <dgm:pt modelId="{F2E07CB3-39CD-4BEA-A4F4-36F0E586845B}" type="pres">
      <dgm:prSet presAssocID="{C58C086B-C338-4360-85EA-9A4CCD3EC9A5}" presName="hierChild5" presStyleCnt="0"/>
      <dgm:spPr/>
    </dgm:pt>
    <dgm:pt modelId="{D672A13A-A70F-4065-87C0-44158006837E}" type="pres">
      <dgm:prSet presAssocID="{B54F6F1A-BEBD-4D9A-B4D0-FB1AC659E586}" presName="hierChild5" presStyleCnt="0"/>
      <dgm:spPr/>
    </dgm:pt>
    <dgm:pt modelId="{5F46FFD1-4B14-4515-B91C-DD9AFE54E7E6}" type="pres">
      <dgm:prSet presAssocID="{A75406B4-E86C-488A-8FDC-6A9210829839}" presName="Name37" presStyleLbl="parChTrans1D2" presStyleIdx="2" presStyleCnt="7"/>
      <dgm:spPr/>
    </dgm:pt>
    <dgm:pt modelId="{8FA1F55E-4568-4C57-BF66-536B15D69D25}" type="pres">
      <dgm:prSet presAssocID="{805DAF7E-4275-401A-B660-CCA0F6873FB6}" presName="hierRoot2" presStyleCnt="0">
        <dgm:presLayoutVars>
          <dgm:hierBranch val="init"/>
        </dgm:presLayoutVars>
      </dgm:prSet>
      <dgm:spPr/>
    </dgm:pt>
    <dgm:pt modelId="{2F1CEBA5-C324-4015-972B-17F410ED3465}" type="pres">
      <dgm:prSet presAssocID="{805DAF7E-4275-401A-B660-CCA0F6873FB6}" presName="rootComposite" presStyleCnt="0"/>
      <dgm:spPr/>
    </dgm:pt>
    <dgm:pt modelId="{C9BD9FA0-9FE6-4698-A47F-69E8A28CE11E}" type="pres">
      <dgm:prSet presAssocID="{805DAF7E-4275-401A-B660-CCA0F6873FB6}" presName="rootText" presStyleLbl="node2" presStyleIdx="2" presStyleCnt="7">
        <dgm:presLayoutVars>
          <dgm:chPref val="3"/>
        </dgm:presLayoutVars>
      </dgm:prSet>
      <dgm:spPr/>
    </dgm:pt>
    <dgm:pt modelId="{D890BDAF-133F-40BD-8145-ED2154EE2D68}" type="pres">
      <dgm:prSet presAssocID="{805DAF7E-4275-401A-B660-CCA0F6873FB6}" presName="rootConnector" presStyleLbl="node2" presStyleIdx="2" presStyleCnt="7"/>
      <dgm:spPr/>
    </dgm:pt>
    <dgm:pt modelId="{E269849D-3D0A-40A5-AE3F-0F6BCFEA6F4D}" type="pres">
      <dgm:prSet presAssocID="{805DAF7E-4275-401A-B660-CCA0F6873FB6}" presName="hierChild4" presStyleCnt="0"/>
      <dgm:spPr/>
    </dgm:pt>
    <dgm:pt modelId="{7105CC60-23FE-4309-A1AD-8114403594E7}" type="pres">
      <dgm:prSet presAssocID="{F67E4200-39EA-44DE-8ED8-743FB4DB3830}" presName="Name37" presStyleLbl="parChTrans1D3" presStyleIdx="3" presStyleCnt="14"/>
      <dgm:spPr/>
    </dgm:pt>
    <dgm:pt modelId="{AE76DB38-BFC8-4E90-A0F9-53BF3CF785F3}" type="pres">
      <dgm:prSet presAssocID="{C29714DD-4D64-41FB-BD8E-B505670634EC}" presName="hierRoot2" presStyleCnt="0">
        <dgm:presLayoutVars>
          <dgm:hierBranch val="init"/>
        </dgm:presLayoutVars>
      </dgm:prSet>
      <dgm:spPr/>
    </dgm:pt>
    <dgm:pt modelId="{ECFA7E6B-F413-46A2-B41F-CEB6FBB59B12}" type="pres">
      <dgm:prSet presAssocID="{C29714DD-4D64-41FB-BD8E-B505670634EC}" presName="rootComposite" presStyleCnt="0"/>
      <dgm:spPr/>
    </dgm:pt>
    <dgm:pt modelId="{D265AC75-B091-408B-A511-4F75F1828440}" type="pres">
      <dgm:prSet presAssocID="{C29714DD-4D64-41FB-BD8E-B505670634EC}" presName="rootText" presStyleLbl="node3" presStyleIdx="3" presStyleCnt="14">
        <dgm:presLayoutVars>
          <dgm:chPref val="3"/>
        </dgm:presLayoutVars>
      </dgm:prSet>
      <dgm:spPr/>
    </dgm:pt>
    <dgm:pt modelId="{D85E7798-9B6F-4D22-BBC7-058314694601}" type="pres">
      <dgm:prSet presAssocID="{C29714DD-4D64-41FB-BD8E-B505670634EC}" presName="rootConnector" presStyleLbl="node3" presStyleIdx="3" presStyleCnt="14"/>
      <dgm:spPr/>
    </dgm:pt>
    <dgm:pt modelId="{44FFC8ED-7D31-45EB-AAFB-D32FA10FF994}" type="pres">
      <dgm:prSet presAssocID="{C29714DD-4D64-41FB-BD8E-B505670634EC}" presName="hierChild4" presStyleCnt="0"/>
      <dgm:spPr/>
    </dgm:pt>
    <dgm:pt modelId="{6E21510A-BC0D-490E-8B5D-597318E258CD}" type="pres">
      <dgm:prSet presAssocID="{C29714DD-4D64-41FB-BD8E-B505670634EC}" presName="hierChild5" presStyleCnt="0"/>
      <dgm:spPr/>
    </dgm:pt>
    <dgm:pt modelId="{30881BD3-7F64-41C1-9ADF-0C1846376D94}" type="pres">
      <dgm:prSet presAssocID="{26F65386-2179-4B06-8BE7-C5EAC5DF0C6E}" presName="Name37" presStyleLbl="parChTrans1D3" presStyleIdx="4" presStyleCnt="14"/>
      <dgm:spPr/>
    </dgm:pt>
    <dgm:pt modelId="{124E8455-6DD6-40BC-A4AE-A36C0250C8DA}" type="pres">
      <dgm:prSet presAssocID="{CAEBA8B2-1744-4567-B4D8-2A82BE16C421}" presName="hierRoot2" presStyleCnt="0">
        <dgm:presLayoutVars>
          <dgm:hierBranch val="init"/>
        </dgm:presLayoutVars>
      </dgm:prSet>
      <dgm:spPr/>
    </dgm:pt>
    <dgm:pt modelId="{D138F516-C10D-48B0-8E01-9A0069177A04}" type="pres">
      <dgm:prSet presAssocID="{CAEBA8B2-1744-4567-B4D8-2A82BE16C421}" presName="rootComposite" presStyleCnt="0"/>
      <dgm:spPr/>
    </dgm:pt>
    <dgm:pt modelId="{B95F4CC0-65B4-4F47-9100-96E3555FFB65}" type="pres">
      <dgm:prSet presAssocID="{CAEBA8B2-1744-4567-B4D8-2A82BE16C421}" presName="rootText" presStyleLbl="node3" presStyleIdx="4" presStyleCnt="14">
        <dgm:presLayoutVars>
          <dgm:chPref val="3"/>
        </dgm:presLayoutVars>
      </dgm:prSet>
      <dgm:spPr/>
    </dgm:pt>
    <dgm:pt modelId="{99AE80FC-3456-4EBF-84B6-AE991340A24F}" type="pres">
      <dgm:prSet presAssocID="{CAEBA8B2-1744-4567-B4D8-2A82BE16C421}" presName="rootConnector" presStyleLbl="node3" presStyleIdx="4" presStyleCnt="14"/>
      <dgm:spPr/>
    </dgm:pt>
    <dgm:pt modelId="{170B77B4-6DDD-4CFD-AEA2-EE70A3A1380D}" type="pres">
      <dgm:prSet presAssocID="{CAEBA8B2-1744-4567-B4D8-2A82BE16C421}" presName="hierChild4" presStyleCnt="0"/>
      <dgm:spPr/>
    </dgm:pt>
    <dgm:pt modelId="{C9814CAF-AC38-4D7F-8481-B78991F28BB0}" type="pres">
      <dgm:prSet presAssocID="{CAEBA8B2-1744-4567-B4D8-2A82BE16C421}" presName="hierChild5" presStyleCnt="0"/>
      <dgm:spPr/>
    </dgm:pt>
    <dgm:pt modelId="{F7F7483B-68E9-47FB-847E-6F3F24CBD16A}" type="pres">
      <dgm:prSet presAssocID="{805DAF7E-4275-401A-B660-CCA0F6873FB6}" presName="hierChild5" presStyleCnt="0"/>
      <dgm:spPr/>
    </dgm:pt>
    <dgm:pt modelId="{DA8B5C3E-2C2A-4FB0-95DF-28FAD84A3AB7}" type="pres">
      <dgm:prSet presAssocID="{70028578-5C92-4C5F-A9B0-6BF267847F93}" presName="Name37" presStyleLbl="parChTrans1D2" presStyleIdx="3" presStyleCnt="7"/>
      <dgm:spPr/>
    </dgm:pt>
    <dgm:pt modelId="{A54462F8-7929-47B2-98EF-8A024E578BB6}" type="pres">
      <dgm:prSet presAssocID="{CD281E3F-5928-4E97-A617-A5431DDBE423}" presName="hierRoot2" presStyleCnt="0">
        <dgm:presLayoutVars>
          <dgm:hierBranch val="init"/>
        </dgm:presLayoutVars>
      </dgm:prSet>
      <dgm:spPr/>
    </dgm:pt>
    <dgm:pt modelId="{90BCB1AB-D712-470D-9929-DEC2221D3EB5}" type="pres">
      <dgm:prSet presAssocID="{CD281E3F-5928-4E97-A617-A5431DDBE423}" presName="rootComposite" presStyleCnt="0"/>
      <dgm:spPr/>
    </dgm:pt>
    <dgm:pt modelId="{AAC7E443-FC7E-4452-918D-FBBD1B6298F9}" type="pres">
      <dgm:prSet presAssocID="{CD281E3F-5928-4E97-A617-A5431DDBE423}" presName="rootText" presStyleLbl="node2" presStyleIdx="3" presStyleCnt="7">
        <dgm:presLayoutVars>
          <dgm:chPref val="3"/>
        </dgm:presLayoutVars>
      </dgm:prSet>
      <dgm:spPr/>
    </dgm:pt>
    <dgm:pt modelId="{C23793B5-8C51-4ABB-B7BF-6A1119C97432}" type="pres">
      <dgm:prSet presAssocID="{CD281E3F-5928-4E97-A617-A5431DDBE423}" presName="rootConnector" presStyleLbl="node2" presStyleIdx="3" presStyleCnt="7"/>
      <dgm:spPr/>
    </dgm:pt>
    <dgm:pt modelId="{97598ABA-83F5-44C5-8521-3153498A6CD9}" type="pres">
      <dgm:prSet presAssocID="{CD281E3F-5928-4E97-A617-A5431DDBE423}" presName="hierChild4" presStyleCnt="0"/>
      <dgm:spPr/>
    </dgm:pt>
    <dgm:pt modelId="{3AE202F4-E1B6-4148-BFB0-80E26DB0B398}" type="pres">
      <dgm:prSet presAssocID="{D3960B04-AAB4-47D8-B0A3-370FC429DB07}" presName="Name37" presStyleLbl="parChTrans1D3" presStyleIdx="5" presStyleCnt="14"/>
      <dgm:spPr/>
    </dgm:pt>
    <dgm:pt modelId="{403482ED-FED0-420F-BF39-8B9232941F64}" type="pres">
      <dgm:prSet presAssocID="{DE81EDE0-497D-44FD-8C5D-8122D6F1D9FD}" presName="hierRoot2" presStyleCnt="0">
        <dgm:presLayoutVars>
          <dgm:hierBranch val="init"/>
        </dgm:presLayoutVars>
      </dgm:prSet>
      <dgm:spPr/>
    </dgm:pt>
    <dgm:pt modelId="{2A6078B0-E9EE-473D-8CBD-DEB2979C0C7B}" type="pres">
      <dgm:prSet presAssocID="{DE81EDE0-497D-44FD-8C5D-8122D6F1D9FD}" presName="rootComposite" presStyleCnt="0"/>
      <dgm:spPr/>
    </dgm:pt>
    <dgm:pt modelId="{81878268-AA28-48F1-A71C-B82ED1BE05DD}" type="pres">
      <dgm:prSet presAssocID="{DE81EDE0-497D-44FD-8C5D-8122D6F1D9FD}" presName="rootText" presStyleLbl="node3" presStyleIdx="5" presStyleCnt="14">
        <dgm:presLayoutVars>
          <dgm:chPref val="3"/>
        </dgm:presLayoutVars>
      </dgm:prSet>
      <dgm:spPr/>
    </dgm:pt>
    <dgm:pt modelId="{16B3B8EB-87D1-4742-8D5F-0DA49E5CB96E}" type="pres">
      <dgm:prSet presAssocID="{DE81EDE0-497D-44FD-8C5D-8122D6F1D9FD}" presName="rootConnector" presStyleLbl="node3" presStyleIdx="5" presStyleCnt="14"/>
      <dgm:spPr/>
    </dgm:pt>
    <dgm:pt modelId="{0CF51A58-A689-4167-9311-70946B2826F1}" type="pres">
      <dgm:prSet presAssocID="{DE81EDE0-497D-44FD-8C5D-8122D6F1D9FD}" presName="hierChild4" presStyleCnt="0"/>
      <dgm:spPr/>
    </dgm:pt>
    <dgm:pt modelId="{DF907EFC-4895-4495-B526-9B1934EBE1D9}" type="pres">
      <dgm:prSet presAssocID="{DE81EDE0-497D-44FD-8C5D-8122D6F1D9FD}" presName="hierChild5" presStyleCnt="0"/>
      <dgm:spPr/>
    </dgm:pt>
    <dgm:pt modelId="{5DC97D87-F147-45F6-B389-CE029ABC342C}" type="pres">
      <dgm:prSet presAssocID="{5F3570E5-8377-4BC1-A581-5FA723DDCC44}" presName="Name37" presStyleLbl="parChTrans1D3" presStyleIdx="6" presStyleCnt="14"/>
      <dgm:spPr/>
    </dgm:pt>
    <dgm:pt modelId="{88BB003C-BB2D-45C8-BD14-3A5C5EDDB776}" type="pres">
      <dgm:prSet presAssocID="{4202677F-7D99-4EB3-AECC-79D732374DF1}" presName="hierRoot2" presStyleCnt="0">
        <dgm:presLayoutVars>
          <dgm:hierBranch val="init"/>
        </dgm:presLayoutVars>
      </dgm:prSet>
      <dgm:spPr/>
    </dgm:pt>
    <dgm:pt modelId="{168E2331-6AAB-40C8-ABB3-945BC888A020}" type="pres">
      <dgm:prSet presAssocID="{4202677F-7D99-4EB3-AECC-79D732374DF1}" presName="rootComposite" presStyleCnt="0"/>
      <dgm:spPr/>
    </dgm:pt>
    <dgm:pt modelId="{CDE1504B-C665-4D8C-B34D-053B4CF54B20}" type="pres">
      <dgm:prSet presAssocID="{4202677F-7D99-4EB3-AECC-79D732374DF1}" presName="rootText" presStyleLbl="node3" presStyleIdx="6" presStyleCnt="14">
        <dgm:presLayoutVars>
          <dgm:chPref val="3"/>
        </dgm:presLayoutVars>
      </dgm:prSet>
      <dgm:spPr/>
    </dgm:pt>
    <dgm:pt modelId="{A30EE0E8-AEFA-4617-B547-A5BB0933F267}" type="pres">
      <dgm:prSet presAssocID="{4202677F-7D99-4EB3-AECC-79D732374DF1}" presName="rootConnector" presStyleLbl="node3" presStyleIdx="6" presStyleCnt="14"/>
      <dgm:spPr/>
    </dgm:pt>
    <dgm:pt modelId="{BBC00292-8461-40D1-8907-B361D34D6F40}" type="pres">
      <dgm:prSet presAssocID="{4202677F-7D99-4EB3-AECC-79D732374DF1}" presName="hierChild4" presStyleCnt="0"/>
      <dgm:spPr/>
    </dgm:pt>
    <dgm:pt modelId="{8D496AEE-03C3-4BCF-B084-FBD60D975A34}" type="pres">
      <dgm:prSet presAssocID="{4202677F-7D99-4EB3-AECC-79D732374DF1}" presName="hierChild5" presStyleCnt="0"/>
      <dgm:spPr/>
    </dgm:pt>
    <dgm:pt modelId="{00F3BB67-E201-46AE-A2B9-FAC450CD7621}" type="pres">
      <dgm:prSet presAssocID="{CD281E3F-5928-4E97-A617-A5431DDBE423}" presName="hierChild5" presStyleCnt="0"/>
      <dgm:spPr/>
    </dgm:pt>
    <dgm:pt modelId="{6A99EF8E-877F-469F-8FD8-61AB1A58AF44}" type="pres">
      <dgm:prSet presAssocID="{B02E408F-A984-44AD-97D8-A51EF55D2580}" presName="Name37" presStyleLbl="parChTrans1D2" presStyleIdx="4" presStyleCnt="7"/>
      <dgm:spPr/>
    </dgm:pt>
    <dgm:pt modelId="{6C575CD8-4C9E-4C94-BC66-D699717E7D1D}" type="pres">
      <dgm:prSet presAssocID="{208B958F-CBC1-4C92-AA78-0DBD7BBE790C}" presName="hierRoot2" presStyleCnt="0">
        <dgm:presLayoutVars>
          <dgm:hierBranch val="init"/>
        </dgm:presLayoutVars>
      </dgm:prSet>
      <dgm:spPr/>
    </dgm:pt>
    <dgm:pt modelId="{45218F0A-267E-4D51-8486-CAF118AD70B6}" type="pres">
      <dgm:prSet presAssocID="{208B958F-CBC1-4C92-AA78-0DBD7BBE790C}" presName="rootComposite" presStyleCnt="0"/>
      <dgm:spPr/>
    </dgm:pt>
    <dgm:pt modelId="{8308879E-290F-4C6B-BE68-023C34EC8B09}" type="pres">
      <dgm:prSet presAssocID="{208B958F-CBC1-4C92-AA78-0DBD7BBE790C}" presName="rootText" presStyleLbl="node2" presStyleIdx="4" presStyleCnt="7">
        <dgm:presLayoutVars>
          <dgm:chPref val="3"/>
        </dgm:presLayoutVars>
      </dgm:prSet>
      <dgm:spPr/>
    </dgm:pt>
    <dgm:pt modelId="{79E66CF7-9295-491B-A812-0EB2E1792AF7}" type="pres">
      <dgm:prSet presAssocID="{208B958F-CBC1-4C92-AA78-0DBD7BBE790C}" presName="rootConnector" presStyleLbl="node2" presStyleIdx="4" presStyleCnt="7"/>
      <dgm:spPr/>
    </dgm:pt>
    <dgm:pt modelId="{E8F76FB5-2EE6-4314-A68C-C0FAF4B14B1F}" type="pres">
      <dgm:prSet presAssocID="{208B958F-CBC1-4C92-AA78-0DBD7BBE790C}" presName="hierChild4" presStyleCnt="0"/>
      <dgm:spPr/>
    </dgm:pt>
    <dgm:pt modelId="{C9A0344F-509A-42F9-9881-D0AB353E4859}" type="pres">
      <dgm:prSet presAssocID="{7D4EC082-9FD5-4C5D-8E97-426EA75091CB}" presName="Name37" presStyleLbl="parChTrans1D3" presStyleIdx="7" presStyleCnt="14"/>
      <dgm:spPr/>
    </dgm:pt>
    <dgm:pt modelId="{0702E33E-B051-47F9-9202-88F4BFA9D9BB}" type="pres">
      <dgm:prSet presAssocID="{E07D0184-BA1F-4B88-976F-E26EE32B7CE5}" presName="hierRoot2" presStyleCnt="0">
        <dgm:presLayoutVars>
          <dgm:hierBranch val="init"/>
        </dgm:presLayoutVars>
      </dgm:prSet>
      <dgm:spPr/>
    </dgm:pt>
    <dgm:pt modelId="{86DC19CA-F198-4245-AF44-D9B24A526A99}" type="pres">
      <dgm:prSet presAssocID="{E07D0184-BA1F-4B88-976F-E26EE32B7CE5}" presName="rootComposite" presStyleCnt="0"/>
      <dgm:spPr/>
    </dgm:pt>
    <dgm:pt modelId="{99A159FC-E458-4AC2-ABC6-3E408290CDE3}" type="pres">
      <dgm:prSet presAssocID="{E07D0184-BA1F-4B88-976F-E26EE32B7CE5}" presName="rootText" presStyleLbl="node3" presStyleIdx="7" presStyleCnt="14">
        <dgm:presLayoutVars>
          <dgm:chPref val="3"/>
        </dgm:presLayoutVars>
      </dgm:prSet>
      <dgm:spPr/>
    </dgm:pt>
    <dgm:pt modelId="{26083201-9DDD-4B46-AEE2-ECE25AB37316}" type="pres">
      <dgm:prSet presAssocID="{E07D0184-BA1F-4B88-976F-E26EE32B7CE5}" presName="rootConnector" presStyleLbl="node3" presStyleIdx="7" presStyleCnt="14"/>
      <dgm:spPr/>
    </dgm:pt>
    <dgm:pt modelId="{C1F3E9B1-822A-438A-8C80-702F7BB8DE3D}" type="pres">
      <dgm:prSet presAssocID="{E07D0184-BA1F-4B88-976F-E26EE32B7CE5}" presName="hierChild4" presStyleCnt="0"/>
      <dgm:spPr/>
    </dgm:pt>
    <dgm:pt modelId="{A2A47437-EA7D-40A2-9FE7-03ACAA4AE1C8}" type="pres">
      <dgm:prSet presAssocID="{E07D0184-BA1F-4B88-976F-E26EE32B7CE5}" presName="hierChild5" presStyleCnt="0"/>
      <dgm:spPr/>
    </dgm:pt>
    <dgm:pt modelId="{81F5FB32-9550-4507-A2FF-52E2FBD90263}" type="pres">
      <dgm:prSet presAssocID="{208B958F-CBC1-4C92-AA78-0DBD7BBE790C}" presName="hierChild5" presStyleCnt="0"/>
      <dgm:spPr/>
    </dgm:pt>
    <dgm:pt modelId="{941F98C3-DBB6-4296-BDBD-4A976D04B71B}" type="pres">
      <dgm:prSet presAssocID="{FD916EB7-D372-4E1F-B135-3EC18CEA1A32}" presName="Name37" presStyleLbl="parChTrans1D2" presStyleIdx="5" presStyleCnt="7"/>
      <dgm:spPr/>
    </dgm:pt>
    <dgm:pt modelId="{42C07031-1983-462A-8738-56E83014DC06}" type="pres">
      <dgm:prSet presAssocID="{4DAFD958-54C2-402B-8388-B5166B1B9141}" presName="hierRoot2" presStyleCnt="0">
        <dgm:presLayoutVars>
          <dgm:hierBranch val="init"/>
        </dgm:presLayoutVars>
      </dgm:prSet>
      <dgm:spPr/>
    </dgm:pt>
    <dgm:pt modelId="{AC557018-2F5A-4C4D-A0A7-FC7086FEFF6B}" type="pres">
      <dgm:prSet presAssocID="{4DAFD958-54C2-402B-8388-B5166B1B9141}" presName="rootComposite" presStyleCnt="0"/>
      <dgm:spPr/>
    </dgm:pt>
    <dgm:pt modelId="{C31DF57F-C2B3-40DC-AE96-A0CDA84A32AA}" type="pres">
      <dgm:prSet presAssocID="{4DAFD958-54C2-402B-8388-B5166B1B9141}" presName="rootText" presStyleLbl="node2" presStyleIdx="5" presStyleCnt="7">
        <dgm:presLayoutVars>
          <dgm:chPref val="3"/>
        </dgm:presLayoutVars>
      </dgm:prSet>
      <dgm:spPr/>
    </dgm:pt>
    <dgm:pt modelId="{60B3614C-6E6A-447C-9260-CD6B001B9784}" type="pres">
      <dgm:prSet presAssocID="{4DAFD958-54C2-402B-8388-B5166B1B9141}" presName="rootConnector" presStyleLbl="node2" presStyleIdx="5" presStyleCnt="7"/>
      <dgm:spPr/>
    </dgm:pt>
    <dgm:pt modelId="{C6DAFA05-E065-4B2E-AB36-611D1F2C6053}" type="pres">
      <dgm:prSet presAssocID="{4DAFD958-54C2-402B-8388-B5166B1B9141}" presName="hierChild4" presStyleCnt="0"/>
      <dgm:spPr/>
    </dgm:pt>
    <dgm:pt modelId="{33A84CFC-656A-4377-A2CA-D9BA52A9A5E9}" type="pres">
      <dgm:prSet presAssocID="{AD641534-B64A-47F5-B6C7-7D6C276DCCD1}" presName="Name37" presStyleLbl="parChTrans1D3" presStyleIdx="8" presStyleCnt="14"/>
      <dgm:spPr/>
    </dgm:pt>
    <dgm:pt modelId="{85A2A5F9-C516-497E-B17D-C6A908E21866}" type="pres">
      <dgm:prSet presAssocID="{DF8B2616-0BFB-41B9-8908-7431161E1F30}" presName="hierRoot2" presStyleCnt="0">
        <dgm:presLayoutVars>
          <dgm:hierBranch val="init"/>
        </dgm:presLayoutVars>
      </dgm:prSet>
      <dgm:spPr/>
    </dgm:pt>
    <dgm:pt modelId="{E0CF6C34-EFBA-49F3-BBF5-BC5D9A71902D}" type="pres">
      <dgm:prSet presAssocID="{DF8B2616-0BFB-41B9-8908-7431161E1F30}" presName="rootComposite" presStyleCnt="0"/>
      <dgm:spPr/>
    </dgm:pt>
    <dgm:pt modelId="{2FFFB30E-62EF-4606-A18A-551E367CCABF}" type="pres">
      <dgm:prSet presAssocID="{DF8B2616-0BFB-41B9-8908-7431161E1F30}" presName="rootText" presStyleLbl="node3" presStyleIdx="8" presStyleCnt="14">
        <dgm:presLayoutVars>
          <dgm:chPref val="3"/>
        </dgm:presLayoutVars>
      </dgm:prSet>
      <dgm:spPr/>
    </dgm:pt>
    <dgm:pt modelId="{DF8BDEA1-C191-4D5B-8F1A-BA15EFA836E0}" type="pres">
      <dgm:prSet presAssocID="{DF8B2616-0BFB-41B9-8908-7431161E1F30}" presName="rootConnector" presStyleLbl="node3" presStyleIdx="8" presStyleCnt="14"/>
      <dgm:spPr/>
    </dgm:pt>
    <dgm:pt modelId="{71959CD4-B748-4494-81CA-FF0D76A1673F}" type="pres">
      <dgm:prSet presAssocID="{DF8B2616-0BFB-41B9-8908-7431161E1F30}" presName="hierChild4" presStyleCnt="0"/>
      <dgm:spPr/>
    </dgm:pt>
    <dgm:pt modelId="{D3856AF0-EA80-4AE5-BDF3-E25E6FD227DA}" type="pres">
      <dgm:prSet presAssocID="{DF8B2616-0BFB-41B9-8908-7431161E1F30}" presName="hierChild5" presStyleCnt="0"/>
      <dgm:spPr/>
    </dgm:pt>
    <dgm:pt modelId="{7A843E58-DDFB-4F77-96E3-E62D7E801B52}" type="pres">
      <dgm:prSet presAssocID="{BD79968A-397E-42E1-82AB-2188D43B8510}" presName="Name37" presStyleLbl="parChTrans1D3" presStyleIdx="9" presStyleCnt="14"/>
      <dgm:spPr/>
    </dgm:pt>
    <dgm:pt modelId="{ACD3AF64-AB53-4394-B2B7-FEEEC6C39D52}" type="pres">
      <dgm:prSet presAssocID="{883FADEB-31E7-424F-903B-939133855FE4}" presName="hierRoot2" presStyleCnt="0">
        <dgm:presLayoutVars>
          <dgm:hierBranch val="init"/>
        </dgm:presLayoutVars>
      </dgm:prSet>
      <dgm:spPr/>
    </dgm:pt>
    <dgm:pt modelId="{C6EB1590-BBF4-4009-95E4-BF04388D116A}" type="pres">
      <dgm:prSet presAssocID="{883FADEB-31E7-424F-903B-939133855FE4}" presName="rootComposite" presStyleCnt="0"/>
      <dgm:spPr/>
    </dgm:pt>
    <dgm:pt modelId="{6FFE4682-56FB-4D6D-ACAC-7E066AF96D4D}" type="pres">
      <dgm:prSet presAssocID="{883FADEB-31E7-424F-903B-939133855FE4}" presName="rootText" presStyleLbl="node3" presStyleIdx="9" presStyleCnt="14">
        <dgm:presLayoutVars>
          <dgm:chPref val="3"/>
        </dgm:presLayoutVars>
      </dgm:prSet>
      <dgm:spPr/>
    </dgm:pt>
    <dgm:pt modelId="{7BC4473A-6F80-4D5A-902B-4FA4E43F7853}" type="pres">
      <dgm:prSet presAssocID="{883FADEB-31E7-424F-903B-939133855FE4}" presName="rootConnector" presStyleLbl="node3" presStyleIdx="9" presStyleCnt="14"/>
      <dgm:spPr/>
    </dgm:pt>
    <dgm:pt modelId="{766E6E11-8AC7-4B67-9E82-4C05A3E9A5C6}" type="pres">
      <dgm:prSet presAssocID="{883FADEB-31E7-424F-903B-939133855FE4}" presName="hierChild4" presStyleCnt="0"/>
      <dgm:spPr/>
    </dgm:pt>
    <dgm:pt modelId="{40B23626-C554-45AD-8238-90309C3D66EE}" type="pres">
      <dgm:prSet presAssocID="{883FADEB-31E7-424F-903B-939133855FE4}" presName="hierChild5" presStyleCnt="0"/>
      <dgm:spPr/>
    </dgm:pt>
    <dgm:pt modelId="{B5BE5373-9E9E-4C38-9567-9BA4CA3AC152}" type="pres">
      <dgm:prSet presAssocID="{4DAFD958-54C2-402B-8388-B5166B1B9141}" presName="hierChild5" presStyleCnt="0"/>
      <dgm:spPr/>
    </dgm:pt>
    <dgm:pt modelId="{3D00360C-2CB6-47CF-AAA0-D8F7DD35B10D}" type="pres">
      <dgm:prSet presAssocID="{8C970C09-BBB8-4D6B-A5B0-94AE19ECD3EB}" presName="Name37" presStyleLbl="parChTrans1D2" presStyleIdx="6" presStyleCnt="7"/>
      <dgm:spPr/>
    </dgm:pt>
    <dgm:pt modelId="{AAD33EA8-5C83-47DD-B3D4-7F72AF061F81}" type="pres">
      <dgm:prSet presAssocID="{52CEFF27-EAF2-41B1-898B-BE37FD8551B5}" presName="hierRoot2" presStyleCnt="0">
        <dgm:presLayoutVars>
          <dgm:hierBranch val="hang"/>
        </dgm:presLayoutVars>
      </dgm:prSet>
      <dgm:spPr/>
    </dgm:pt>
    <dgm:pt modelId="{E9450F25-F814-41C8-ACD3-801B00EBCB17}" type="pres">
      <dgm:prSet presAssocID="{52CEFF27-EAF2-41B1-898B-BE37FD8551B5}" presName="rootComposite" presStyleCnt="0"/>
      <dgm:spPr/>
    </dgm:pt>
    <dgm:pt modelId="{CADE7FE9-8FFC-4906-9BAD-9772B9536A5C}" type="pres">
      <dgm:prSet presAssocID="{52CEFF27-EAF2-41B1-898B-BE37FD8551B5}" presName="rootText" presStyleLbl="node2" presStyleIdx="6" presStyleCnt="7">
        <dgm:presLayoutVars>
          <dgm:chPref val="3"/>
        </dgm:presLayoutVars>
      </dgm:prSet>
      <dgm:spPr/>
    </dgm:pt>
    <dgm:pt modelId="{015D8D2A-C8A9-4C6C-8EE9-9976AA5D3D1D}" type="pres">
      <dgm:prSet presAssocID="{52CEFF27-EAF2-41B1-898B-BE37FD8551B5}" presName="rootConnector" presStyleLbl="node2" presStyleIdx="6" presStyleCnt="7"/>
      <dgm:spPr/>
    </dgm:pt>
    <dgm:pt modelId="{8542FFF4-C7A7-4F5F-B8CA-4B04351E22AB}" type="pres">
      <dgm:prSet presAssocID="{52CEFF27-EAF2-41B1-898B-BE37FD8551B5}" presName="hierChild4" presStyleCnt="0"/>
      <dgm:spPr/>
    </dgm:pt>
    <dgm:pt modelId="{74DFAC65-F5DE-4AD5-BACF-3A65FBED5011}" type="pres">
      <dgm:prSet presAssocID="{17E0A28D-38AA-4D5B-9A9F-2DC737C96A78}" presName="Name48" presStyleLbl="parChTrans1D3" presStyleIdx="10" presStyleCnt="14"/>
      <dgm:spPr/>
    </dgm:pt>
    <dgm:pt modelId="{BFD7C61F-DF06-439A-8B32-5DD94FE412C0}" type="pres">
      <dgm:prSet presAssocID="{D9F48EB5-5EB7-4DBE-834E-1C1D16794E80}" presName="hierRoot2" presStyleCnt="0">
        <dgm:presLayoutVars>
          <dgm:hierBranch val="init"/>
        </dgm:presLayoutVars>
      </dgm:prSet>
      <dgm:spPr/>
    </dgm:pt>
    <dgm:pt modelId="{B0661DAC-15F7-44FB-B698-67D48DAC97B3}" type="pres">
      <dgm:prSet presAssocID="{D9F48EB5-5EB7-4DBE-834E-1C1D16794E80}" presName="rootComposite" presStyleCnt="0"/>
      <dgm:spPr/>
    </dgm:pt>
    <dgm:pt modelId="{2190D6C7-7B03-4063-85B3-1A1CC350B82B}" type="pres">
      <dgm:prSet presAssocID="{D9F48EB5-5EB7-4DBE-834E-1C1D16794E80}" presName="rootText" presStyleLbl="node3" presStyleIdx="10" presStyleCnt="14">
        <dgm:presLayoutVars>
          <dgm:chPref val="3"/>
        </dgm:presLayoutVars>
      </dgm:prSet>
      <dgm:spPr/>
    </dgm:pt>
    <dgm:pt modelId="{0BD7A7EA-665F-41A2-8738-619EB877EBDB}" type="pres">
      <dgm:prSet presAssocID="{D9F48EB5-5EB7-4DBE-834E-1C1D16794E80}" presName="rootConnector" presStyleLbl="node3" presStyleIdx="10" presStyleCnt="14"/>
      <dgm:spPr/>
    </dgm:pt>
    <dgm:pt modelId="{CD87BD91-7855-4B6B-8A0A-33E1785B4133}" type="pres">
      <dgm:prSet presAssocID="{D9F48EB5-5EB7-4DBE-834E-1C1D16794E80}" presName="hierChild4" presStyleCnt="0"/>
      <dgm:spPr/>
    </dgm:pt>
    <dgm:pt modelId="{CAA868D7-0B9F-4E02-8486-25CAC98CAF96}" type="pres">
      <dgm:prSet presAssocID="{D9F48EB5-5EB7-4DBE-834E-1C1D16794E80}" presName="hierChild5" presStyleCnt="0"/>
      <dgm:spPr/>
    </dgm:pt>
    <dgm:pt modelId="{3D93BA8B-6CA2-42E2-BC60-503D10BB9397}" type="pres">
      <dgm:prSet presAssocID="{B03701E9-17D1-4C73-894E-67210ECED743}" presName="Name48" presStyleLbl="parChTrans1D3" presStyleIdx="11" presStyleCnt="14"/>
      <dgm:spPr/>
    </dgm:pt>
    <dgm:pt modelId="{A4CA8726-4A9B-42DF-8801-7BFB0C458418}" type="pres">
      <dgm:prSet presAssocID="{641EFFA6-AD5C-4769-94CB-F4EDA270F133}" presName="hierRoot2" presStyleCnt="0">
        <dgm:presLayoutVars>
          <dgm:hierBranch val="init"/>
        </dgm:presLayoutVars>
      </dgm:prSet>
      <dgm:spPr/>
    </dgm:pt>
    <dgm:pt modelId="{5485F00C-F37B-476D-9DE4-72471D974D29}" type="pres">
      <dgm:prSet presAssocID="{641EFFA6-AD5C-4769-94CB-F4EDA270F133}" presName="rootComposite" presStyleCnt="0"/>
      <dgm:spPr/>
    </dgm:pt>
    <dgm:pt modelId="{0168B690-A37D-4C60-9F68-E72515FF17F6}" type="pres">
      <dgm:prSet presAssocID="{641EFFA6-AD5C-4769-94CB-F4EDA270F133}" presName="rootText" presStyleLbl="node3" presStyleIdx="11" presStyleCnt="14">
        <dgm:presLayoutVars>
          <dgm:chPref val="3"/>
        </dgm:presLayoutVars>
      </dgm:prSet>
      <dgm:spPr/>
    </dgm:pt>
    <dgm:pt modelId="{22A3BA6F-1A44-4254-8CC3-F031A5E638D1}" type="pres">
      <dgm:prSet presAssocID="{641EFFA6-AD5C-4769-94CB-F4EDA270F133}" presName="rootConnector" presStyleLbl="node3" presStyleIdx="11" presStyleCnt="14"/>
      <dgm:spPr/>
    </dgm:pt>
    <dgm:pt modelId="{380D0847-B8E7-4655-A2E0-1F9F454C68DC}" type="pres">
      <dgm:prSet presAssocID="{641EFFA6-AD5C-4769-94CB-F4EDA270F133}" presName="hierChild4" presStyleCnt="0"/>
      <dgm:spPr/>
    </dgm:pt>
    <dgm:pt modelId="{E7FB3294-82B9-4815-97EA-B269FEC6B0E8}" type="pres">
      <dgm:prSet presAssocID="{641EFFA6-AD5C-4769-94CB-F4EDA270F133}" presName="hierChild5" presStyleCnt="0"/>
      <dgm:spPr/>
    </dgm:pt>
    <dgm:pt modelId="{135C311E-0685-4B21-89F2-BB7185A77BAB}" type="pres">
      <dgm:prSet presAssocID="{D022609A-8A2D-4EBB-B084-0568FC9C8993}" presName="Name48" presStyleLbl="parChTrans1D3" presStyleIdx="12" presStyleCnt="14"/>
      <dgm:spPr/>
    </dgm:pt>
    <dgm:pt modelId="{6C439F3F-F3C6-4B41-834D-CBFA5B90B2D5}" type="pres">
      <dgm:prSet presAssocID="{18CCA5A5-F62C-4028-90C1-B972A3505B01}" presName="hierRoot2" presStyleCnt="0">
        <dgm:presLayoutVars>
          <dgm:hierBranch val="init"/>
        </dgm:presLayoutVars>
      </dgm:prSet>
      <dgm:spPr/>
    </dgm:pt>
    <dgm:pt modelId="{4440FC02-1DE5-425C-8055-73E934FCEDBE}" type="pres">
      <dgm:prSet presAssocID="{18CCA5A5-F62C-4028-90C1-B972A3505B01}" presName="rootComposite" presStyleCnt="0"/>
      <dgm:spPr/>
    </dgm:pt>
    <dgm:pt modelId="{74EF1998-2430-4C54-A53E-F5654B1E18EC}" type="pres">
      <dgm:prSet presAssocID="{18CCA5A5-F62C-4028-90C1-B972A3505B01}" presName="rootText" presStyleLbl="node3" presStyleIdx="12" presStyleCnt="14">
        <dgm:presLayoutVars>
          <dgm:chPref val="3"/>
        </dgm:presLayoutVars>
      </dgm:prSet>
      <dgm:spPr/>
    </dgm:pt>
    <dgm:pt modelId="{E2765F06-53A6-46CA-BCED-9575D2DB4670}" type="pres">
      <dgm:prSet presAssocID="{18CCA5A5-F62C-4028-90C1-B972A3505B01}" presName="rootConnector" presStyleLbl="node3" presStyleIdx="12" presStyleCnt="14"/>
      <dgm:spPr/>
    </dgm:pt>
    <dgm:pt modelId="{C6A144BC-A71E-4DE7-A15C-E2DCEE1445FE}" type="pres">
      <dgm:prSet presAssocID="{18CCA5A5-F62C-4028-90C1-B972A3505B01}" presName="hierChild4" presStyleCnt="0"/>
      <dgm:spPr/>
    </dgm:pt>
    <dgm:pt modelId="{D6ED72FF-F5EA-4A23-81A2-101EE0FFB24F}" type="pres">
      <dgm:prSet presAssocID="{18CCA5A5-F62C-4028-90C1-B972A3505B01}" presName="hierChild5" presStyleCnt="0"/>
      <dgm:spPr/>
    </dgm:pt>
    <dgm:pt modelId="{BF46F9C4-B155-4A8E-A6A2-1769ACCEB97F}" type="pres">
      <dgm:prSet presAssocID="{546A375B-2282-4FC4-A2F7-3C3067449623}" presName="Name48" presStyleLbl="parChTrans1D3" presStyleIdx="13" presStyleCnt="14"/>
      <dgm:spPr/>
    </dgm:pt>
    <dgm:pt modelId="{F9895835-6351-4DE9-856D-9DE9B0244BF1}" type="pres">
      <dgm:prSet presAssocID="{0161CB82-CF7C-47C1-880F-EC39E9EFDFDF}" presName="hierRoot2" presStyleCnt="0">
        <dgm:presLayoutVars>
          <dgm:hierBranch val="init"/>
        </dgm:presLayoutVars>
      </dgm:prSet>
      <dgm:spPr/>
    </dgm:pt>
    <dgm:pt modelId="{B8B798EE-D7B5-4E3C-82DC-8C0C0441D1B3}" type="pres">
      <dgm:prSet presAssocID="{0161CB82-CF7C-47C1-880F-EC39E9EFDFDF}" presName="rootComposite" presStyleCnt="0"/>
      <dgm:spPr/>
    </dgm:pt>
    <dgm:pt modelId="{42017E50-12F8-483E-B155-E3F95FF8989C}" type="pres">
      <dgm:prSet presAssocID="{0161CB82-CF7C-47C1-880F-EC39E9EFDFDF}" presName="rootText" presStyleLbl="node3" presStyleIdx="13" presStyleCnt="14">
        <dgm:presLayoutVars>
          <dgm:chPref val="3"/>
        </dgm:presLayoutVars>
      </dgm:prSet>
      <dgm:spPr/>
    </dgm:pt>
    <dgm:pt modelId="{FAF03E9C-BA2D-48E2-816F-7C72030D7338}" type="pres">
      <dgm:prSet presAssocID="{0161CB82-CF7C-47C1-880F-EC39E9EFDFDF}" presName="rootConnector" presStyleLbl="node3" presStyleIdx="13" presStyleCnt="14"/>
      <dgm:spPr/>
    </dgm:pt>
    <dgm:pt modelId="{197BAF3F-778E-4F5E-ADEE-CC55FB5E483A}" type="pres">
      <dgm:prSet presAssocID="{0161CB82-CF7C-47C1-880F-EC39E9EFDFDF}" presName="hierChild4" presStyleCnt="0"/>
      <dgm:spPr/>
    </dgm:pt>
    <dgm:pt modelId="{31E449C5-6D23-488C-954D-3E1E3B2F7444}" type="pres">
      <dgm:prSet presAssocID="{0161CB82-CF7C-47C1-880F-EC39E9EFDFDF}" presName="hierChild5" presStyleCnt="0"/>
      <dgm:spPr/>
    </dgm:pt>
    <dgm:pt modelId="{61C9D772-0075-4A92-B320-D52B9613D830}" type="pres">
      <dgm:prSet presAssocID="{52CEFF27-EAF2-41B1-898B-BE37FD8551B5}" presName="hierChild5" presStyleCnt="0"/>
      <dgm:spPr/>
    </dgm:pt>
    <dgm:pt modelId="{3E957662-ADE7-4D9F-A3E2-198D20283669}" type="pres">
      <dgm:prSet presAssocID="{20914914-110D-4A6D-ADD3-7D3CEDD15E8C}" presName="hierChild3" presStyleCnt="0"/>
      <dgm:spPr/>
    </dgm:pt>
  </dgm:ptLst>
  <dgm:cxnLst>
    <dgm:cxn modelId="{EFC4AD00-6088-4A76-9226-DDB00C64ECCA}" type="presOf" srcId="{641EFFA6-AD5C-4769-94CB-F4EDA270F133}" destId="{0168B690-A37D-4C60-9F68-E72515FF17F6}" srcOrd="0" destOrd="0" presId="urn:microsoft.com/office/officeart/2005/8/layout/orgChart1"/>
    <dgm:cxn modelId="{06AC8B05-EF81-479F-9077-FEAC0835C41B}" type="presOf" srcId="{52CEFF27-EAF2-41B1-898B-BE37FD8551B5}" destId="{CADE7FE9-8FFC-4906-9BAD-9772B9536A5C}" srcOrd="0" destOrd="0" presId="urn:microsoft.com/office/officeart/2005/8/layout/orgChart1"/>
    <dgm:cxn modelId="{BC2B2E09-D8FD-4518-B7AF-CC83F957803C}" type="presOf" srcId="{208B958F-CBC1-4C92-AA78-0DBD7BBE790C}" destId="{79E66CF7-9295-491B-A812-0EB2E1792AF7}" srcOrd="1" destOrd="0" presId="urn:microsoft.com/office/officeart/2005/8/layout/orgChart1"/>
    <dgm:cxn modelId="{2CDAC00A-9A06-474C-8A15-2973357F2052}" srcId="{208B958F-CBC1-4C92-AA78-0DBD7BBE790C}" destId="{E07D0184-BA1F-4B88-976F-E26EE32B7CE5}" srcOrd="0" destOrd="0" parTransId="{7D4EC082-9FD5-4C5D-8E97-426EA75091CB}" sibTransId="{BA328C54-C5BA-4151-A83D-32F6A9F6F376}"/>
    <dgm:cxn modelId="{F14A430F-0F1F-4357-96C4-8D9FC821A5E3}" srcId="{52CEFF27-EAF2-41B1-898B-BE37FD8551B5}" destId="{0161CB82-CF7C-47C1-880F-EC39E9EFDFDF}" srcOrd="3" destOrd="0" parTransId="{546A375B-2282-4FC4-A2F7-3C3067449623}" sibTransId="{0212A905-CDF8-42C3-B417-F3A90A757032}"/>
    <dgm:cxn modelId="{A99CBD16-198C-4356-9744-D85ED815292B}" type="presOf" srcId="{A75406B4-E86C-488A-8FDC-6A9210829839}" destId="{5F46FFD1-4B14-4515-B91C-DD9AFE54E7E6}" srcOrd="0" destOrd="0" presId="urn:microsoft.com/office/officeart/2005/8/layout/orgChart1"/>
    <dgm:cxn modelId="{6B673819-E9B0-40A6-9FAF-021822B35637}" type="presOf" srcId="{BE536F1B-19F4-4E26-98BC-C3DF27A78CCE}" destId="{D550DF45-4F18-4891-9346-2694D04009C7}" srcOrd="0" destOrd="0" presId="urn:microsoft.com/office/officeart/2005/8/layout/orgChart1"/>
    <dgm:cxn modelId="{8D18151A-A86C-4096-951D-4110568FCB2F}" type="presOf" srcId="{805DAF7E-4275-401A-B660-CCA0F6873FB6}" destId="{C9BD9FA0-9FE6-4698-A47F-69E8A28CE11E}" srcOrd="0" destOrd="0" presId="urn:microsoft.com/office/officeart/2005/8/layout/orgChart1"/>
    <dgm:cxn modelId="{1DD7C61C-58D3-467D-B8C4-BFC2AC810916}" type="presOf" srcId="{883FADEB-31E7-424F-903B-939133855FE4}" destId="{7BC4473A-6F80-4D5A-902B-4FA4E43F7853}" srcOrd="1" destOrd="0" presId="urn:microsoft.com/office/officeart/2005/8/layout/orgChart1"/>
    <dgm:cxn modelId="{89062E1D-DDC3-4072-ADAD-D4BE351647FD}" type="presOf" srcId="{DE81EDE0-497D-44FD-8C5D-8122D6F1D9FD}" destId="{81878268-AA28-48F1-A71C-B82ED1BE05DD}" srcOrd="0" destOrd="0" presId="urn:microsoft.com/office/officeart/2005/8/layout/orgChart1"/>
    <dgm:cxn modelId="{63F1A51E-0EED-4FBE-80AA-5002E0CD9194}" type="presOf" srcId="{FD916EB7-D372-4E1F-B135-3EC18CEA1A32}" destId="{941F98C3-DBB6-4296-BDBD-4A976D04B71B}" srcOrd="0" destOrd="0" presId="urn:microsoft.com/office/officeart/2005/8/layout/orgChart1"/>
    <dgm:cxn modelId="{FA03F51E-A5EC-4512-BFD6-A8CDF11BE283}" type="presOf" srcId="{70028578-5C92-4C5F-A9B0-6BF267847F93}" destId="{DA8B5C3E-2C2A-4FB0-95DF-28FAD84A3AB7}" srcOrd="0" destOrd="0" presId="urn:microsoft.com/office/officeart/2005/8/layout/orgChart1"/>
    <dgm:cxn modelId="{88150227-14F1-490A-8D84-D78290E447AE}" srcId="{CD281E3F-5928-4E97-A617-A5431DDBE423}" destId="{DE81EDE0-497D-44FD-8C5D-8122D6F1D9FD}" srcOrd="0" destOrd="0" parTransId="{D3960B04-AAB4-47D8-B0A3-370FC429DB07}" sibTransId="{56D6D47F-3930-459B-9B9C-CE67A2C7F8FD}"/>
    <dgm:cxn modelId="{A770542A-8A55-4F19-9F3F-8D1BA7B668A1}" type="presOf" srcId="{CD281E3F-5928-4E97-A617-A5431DDBE423}" destId="{C23793B5-8C51-4ABB-B7BF-6A1119C97432}" srcOrd="1" destOrd="0" presId="urn:microsoft.com/office/officeart/2005/8/layout/orgChart1"/>
    <dgm:cxn modelId="{81354F2C-555D-4BD7-9E86-CEF8D88BC637}" type="presOf" srcId="{F67E4200-39EA-44DE-8ED8-743FB4DB3830}" destId="{7105CC60-23FE-4309-A1AD-8114403594E7}" srcOrd="0" destOrd="0" presId="urn:microsoft.com/office/officeart/2005/8/layout/orgChart1"/>
    <dgm:cxn modelId="{DD8E1B2F-CDA2-4194-8235-01DB4A69CE2D}" type="presOf" srcId="{DF8B2616-0BFB-41B9-8908-7431161E1F30}" destId="{DF8BDEA1-C191-4D5B-8F1A-BA15EFA836E0}" srcOrd="1" destOrd="0" presId="urn:microsoft.com/office/officeart/2005/8/layout/orgChart1"/>
    <dgm:cxn modelId="{06F99533-FD5C-450F-96C1-6A63E870D106}" type="presOf" srcId="{18CCA5A5-F62C-4028-90C1-B972A3505B01}" destId="{74EF1998-2430-4C54-A53E-F5654B1E18EC}" srcOrd="0" destOrd="0" presId="urn:microsoft.com/office/officeart/2005/8/layout/orgChart1"/>
    <dgm:cxn modelId="{B82DE933-084B-4D39-BD57-A6E51AA487DF}" type="presOf" srcId="{883FADEB-31E7-424F-903B-939133855FE4}" destId="{6FFE4682-56FB-4D6D-ACAC-7E066AF96D4D}" srcOrd="0" destOrd="0" presId="urn:microsoft.com/office/officeart/2005/8/layout/orgChart1"/>
    <dgm:cxn modelId="{7F9A2D3A-C76E-4305-90F1-EC33804BB902}" type="presOf" srcId="{7D4EC082-9FD5-4C5D-8E97-426EA75091CB}" destId="{C9A0344F-509A-42F9-9881-D0AB353E4859}" srcOrd="0" destOrd="0" presId="urn:microsoft.com/office/officeart/2005/8/layout/orgChart1"/>
    <dgm:cxn modelId="{F8C79E3A-136F-4954-86A2-699940A73F61}" type="presOf" srcId="{AD641534-B64A-47F5-B6C7-7D6C276DCCD1}" destId="{33A84CFC-656A-4377-A2CA-D9BA52A9A5E9}" srcOrd="0" destOrd="0" presId="urn:microsoft.com/office/officeart/2005/8/layout/orgChart1"/>
    <dgm:cxn modelId="{544A7C3D-7D2B-43F3-BC8B-79D2002A71B7}" type="presOf" srcId="{641EFFA6-AD5C-4769-94CB-F4EDA270F133}" destId="{22A3BA6F-1A44-4254-8CC3-F031A5E638D1}" srcOrd="1" destOrd="0" presId="urn:microsoft.com/office/officeart/2005/8/layout/orgChart1"/>
    <dgm:cxn modelId="{2A59533F-CFD8-41D1-98C3-EEE5AB3183F6}" type="presOf" srcId="{CCC7EED6-71A2-48F2-8A72-19585DE099F4}" destId="{D49EB945-2C64-4DC0-B2A0-B14D0324CEDD}" srcOrd="0" destOrd="0" presId="urn:microsoft.com/office/officeart/2005/8/layout/orgChart1"/>
    <dgm:cxn modelId="{3C41D040-1FA8-4903-A052-7EB8F87DBEB4}" type="presOf" srcId="{1A54C81B-25BC-4783-9DF5-463DD496CC5E}" destId="{39D50800-81C4-4408-B4A6-2CDF9ADEDA47}" srcOrd="0" destOrd="0" presId="urn:microsoft.com/office/officeart/2005/8/layout/orgChart1"/>
    <dgm:cxn modelId="{7AB74D5B-E44B-4BB7-A1BD-26535F702490}" type="presOf" srcId="{3457680D-A4D6-4D9C-949A-98A49E0F4464}" destId="{EE4DAD2C-EE66-4261-9CEA-076E9AFF21A6}" srcOrd="0" destOrd="0" presId="urn:microsoft.com/office/officeart/2005/8/layout/orgChart1"/>
    <dgm:cxn modelId="{3D71785D-B348-48D1-96D2-8B66FC54B9CB}" type="presOf" srcId="{97691FDA-D62F-46B5-8C58-D44342C9EB78}" destId="{E0A7AFCB-5A69-4507-9652-75266B2D44C4}" srcOrd="0" destOrd="0" presId="urn:microsoft.com/office/officeart/2005/8/layout/orgChart1"/>
    <dgm:cxn modelId="{FD3D8B5D-3129-4E56-B4AC-79244F12DA7C}" srcId="{805DAF7E-4275-401A-B660-CCA0F6873FB6}" destId="{C29714DD-4D64-41FB-BD8E-B505670634EC}" srcOrd="0" destOrd="0" parTransId="{F67E4200-39EA-44DE-8ED8-743FB4DB3830}" sibTransId="{A12548D0-1E7A-4079-B9BF-07341256970A}"/>
    <dgm:cxn modelId="{94AFD360-3655-4A87-B67C-D6141BC97887}" type="presOf" srcId="{CAEBA8B2-1744-4567-B4D8-2A82BE16C421}" destId="{99AE80FC-3456-4EBF-84B6-AE991340A24F}" srcOrd="1" destOrd="0" presId="urn:microsoft.com/office/officeart/2005/8/layout/orgChart1"/>
    <dgm:cxn modelId="{96390341-C22F-439F-8035-C8F878B8F485}" srcId="{4DAFD958-54C2-402B-8388-B5166B1B9141}" destId="{DF8B2616-0BFB-41B9-8908-7431161E1F30}" srcOrd="0" destOrd="0" parTransId="{AD641534-B64A-47F5-B6C7-7D6C276DCCD1}" sibTransId="{FD6DDB22-204F-4375-BADB-F4FDFE6FF5B6}"/>
    <dgm:cxn modelId="{FD589941-97CA-455F-9A24-42819F2595B3}" type="presOf" srcId="{546A375B-2282-4FC4-A2F7-3C3067449623}" destId="{BF46F9C4-B155-4A8E-A6A2-1769ACCEB97F}" srcOrd="0" destOrd="0" presId="urn:microsoft.com/office/officeart/2005/8/layout/orgChart1"/>
    <dgm:cxn modelId="{AA073463-0E16-45A2-84B1-B9A6B1B47801}" type="presOf" srcId="{4DAFD958-54C2-402B-8388-B5166B1B9141}" destId="{60B3614C-6E6A-447C-9260-CD6B001B9784}" srcOrd="1" destOrd="0" presId="urn:microsoft.com/office/officeart/2005/8/layout/orgChart1"/>
    <dgm:cxn modelId="{78503A63-C92F-48C0-8B22-2EA2A760561B}" type="presOf" srcId="{E07D0184-BA1F-4B88-976F-E26EE32B7CE5}" destId="{99A159FC-E458-4AC2-ABC6-3E408290CDE3}" srcOrd="0" destOrd="0" presId="urn:microsoft.com/office/officeart/2005/8/layout/orgChart1"/>
    <dgm:cxn modelId="{266BDC44-45A0-4F6E-92C7-7C9EB7C6344A}" type="presOf" srcId="{17E0A28D-38AA-4D5B-9A9F-2DC737C96A78}" destId="{74DFAC65-F5DE-4AD5-BACF-3A65FBED5011}" srcOrd="0" destOrd="0" presId="urn:microsoft.com/office/officeart/2005/8/layout/orgChart1"/>
    <dgm:cxn modelId="{7FCBC847-9B63-4557-B3B0-FF3E9DED2291}" srcId="{20914914-110D-4A6D-ADD3-7D3CEDD15E8C}" destId="{52CEFF27-EAF2-41B1-898B-BE37FD8551B5}" srcOrd="6" destOrd="0" parTransId="{8C970C09-BBB8-4D6B-A5B0-94AE19ECD3EB}" sibTransId="{ACD84E88-8594-4797-9F32-8DA31DB873F1}"/>
    <dgm:cxn modelId="{29CFCD47-0889-4E33-A0D8-1F2C2F446C30}" type="presOf" srcId="{CAEBA8B2-1744-4567-B4D8-2A82BE16C421}" destId="{B95F4CC0-65B4-4F47-9100-96E3555FFB65}" srcOrd="0" destOrd="0" presId="urn:microsoft.com/office/officeart/2005/8/layout/orgChart1"/>
    <dgm:cxn modelId="{A4D36A4A-30F3-4D60-A310-787DE2A01126}" srcId="{20914914-110D-4A6D-ADD3-7D3CEDD15E8C}" destId="{208B958F-CBC1-4C92-AA78-0DBD7BBE790C}" srcOrd="4" destOrd="0" parTransId="{B02E408F-A984-44AD-97D8-A51EF55D2580}" sibTransId="{E6F880B1-A8DB-4F85-81D8-509D57BBE5D2}"/>
    <dgm:cxn modelId="{7750EB4B-5AEE-42ED-8A28-36EB8A9A5867}" type="presOf" srcId="{B02E408F-A984-44AD-97D8-A51EF55D2580}" destId="{6A99EF8E-877F-469F-8FD8-61AB1A58AF44}" srcOrd="0" destOrd="0" presId="urn:microsoft.com/office/officeart/2005/8/layout/orgChart1"/>
    <dgm:cxn modelId="{AE264E4C-1645-4458-89D1-52D539ED9A42}" type="presOf" srcId="{B03701E9-17D1-4C73-894E-67210ECED743}" destId="{3D93BA8B-6CA2-42E2-BC60-503D10BB9397}" srcOrd="0" destOrd="0" presId="urn:microsoft.com/office/officeart/2005/8/layout/orgChart1"/>
    <dgm:cxn modelId="{8981134F-FE4D-47BD-8285-29BF99A411B4}" type="presOf" srcId="{0161CB82-CF7C-47C1-880F-EC39E9EFDFDF}" destId="{FAF03E9C-BA2D-48E2-816F-7C72030D7338}" srcOrd="1" destOrd="0" presId="urn:microsoft.com/office/officeart/2005/8/layout/orgChart1"/>
    <dgm:cxn modelId="{EE7EE06F-35CD-4EE4-9E4C-3B0A7ADF4FC6}" type="presOf" srcId="{5A308FB1-5FC1-49A4-8C52-88EAC0FF7A86}" destId="{C8A034AF-01FE-4A6A-9425-ADC6AC08DAB1}" srcOrd="0" destOrd="0" presId="urn:microsoft.com/office/officeart/2005/8/layout/orgChart1"/>
    <dgm:cxn modelId="{CD1DEE71-2DE0-43D2-91A8-8733169FDCA5}" type="presOf" srcId="{18CCA5A5-F62C-4028-90C1-B972A3505B01}" destId="{E2765F06-53A6-46CA-BCED-9575D2DB4670}" srcOrd="1" destOrd="0" presId="urn:microsoft.com/office/officeart/2005/8/layout/orgChart1"/>
    <dgm:cxn modelId="{F1E38453-EA11-4917-9A07-E34AD846A04A}" srcId="{20914914-110D-4A6D-ADD3-7D3CEDD15E8C}" destId="{CD281E3F-5928-4E97-A617-A5431DDBE423}" srcOrd="3" destOrd="0" parTransId="{70028578-5C92-4C5F-A9B0-6BF267847F93}" sibTransId="{8474205E-5BC3-48F3-A292-8AC45A2F8DD2}"/>
    <dgm:cxn modelId="{EDA53175-08D3-4E29-8FC2-B943CB04358C}" type="presOf" srcId="{D9F48EB5-5EB7-4DBE-834E-1C1D16794E80}" destId="{2190D6C7-7B03-4063-85B3-1A1CC350B82B}" srcOrd="0" destOrd="0" presId="urn:microsoft.com/office/officeart/2005/8/layout/orgChart1"/>
    <dgm:cxn modelId="{1B087877-10F6-4B4A-92FA-19D146920809}" type="presOf" srcId="{C58C086B-C338-4360-85EA-9A4CCD3EC9A5}" destId="{5EC0AC03-B23B-4E9E-BB54-FC97708CABBD}" srcOrd="0" destOrd="0" presId="urn:microsoft.com/office/officeart/2005/8/layout/orgChart1"/>
    <dgm:cxn modelId="{0DBEFD78-354F-438F-BE27-019FC64842B3}" srcId="{20914914-110D-4A6D-ADD3-7D3CEDD15E8C}" destId="{4DAFD958-54C2-402B-8388-B5166B1B9141}" srcOrd="5" destOrd="0" parTransId="{FD916EB7-D372-4E1F-B135-3EC18CEA1A32}" sibTransId="{3B92AB89-686C-442D-BB3F-2B5714419C62}"/>
    <dgm:cxn modelId="{CEF5A579-A9B2-4347-A104-0A667C87E561}" type="presOf" srcId="{DE81EDE0-497D-44FD-8C5D-8122D6F1D9FD}" destId="{16B3B8EB-87D1-4742-8D5F-0DA49E5CB96E}" srcOrd="1" destOrd="0" presId="urn:microsoft.com/office/officeart/2005/8/layout/orgChart1"/>
    <dgm:cxn modelId="{E62DC679-0CD1-4920-9B2E-1D458DED2278}" type="presOf" srcId="{20914914-110D-4A6D-ADD3-7D3CEDD15E8C}" destId="{7D31638E-7CCA-4F4C-ADA9-DE187509445F}" srcOrd="0" destOrd="0" presId="urn:microsoft.com/office/officeart/2005/8/layout/orgChart1"/>
    <dgm:cxn modelId="{39B97B5A-A101-4923-8B3E-F543AB60C6A9}" type="presOf" srcId="{26F65386-2179-4B06-8BE7-C5EAC5DF0C6E}" destId="{30881BD3-7F64-41C1-9ADF-0C1846376D94}" srcOrd="0" destOrd="0" presId="urn:microsoft.com/office/officeart/2005/8/layout/orgChart1"/>
    <dgm:cxn modelId="{9FF2CC5A-30D4-4C93-B3C7-339E16B68903}" srcId="{4C210E12-B028-4217-BD18-9CD9D0738AEC}" destId="{B7E38413-D8CA-4ADB-84B0-84D2AFC7380E}" srcOrd="0" destOrd="0" parTransId="{3457680D-A4D6-4D9C-949A-98A49E0F4464}" sibTransId="{D0CBBE68-CFAC-41E0-B2F4-F448D8DE86D3}"/>
    <dgm:cxn modelId="{740E087C-4BC0-4A39-A5AA-258614EB6F5E}" srcId="{B54F6F1A-BEBD-4D9A-B4D0-FB1AC659E586}" destId="{1A54C81B-25BC-4783-9DF5-463DD496CC5E}" srcOrd="0" destOrd="0" parTransId="{CCC7EED6-71A2-48F2-8A72-19585DE099F4}" sibTransId="{0D60DE1B-ADA7-4B6E-8ED4-B81065A5A941}"/>
    <dgm:cxn modelId="{50A2B986-A0D5-4F09-99DD-6F5E73F4F45B}" type="presOf" srcId="{52CEFF27-EAF2-41B1-898B-BE37FD8551B5}" destId="{015D8D2A-C8A9-4C6C-8EE9-9976AA5D3D1D}" srcOrd="1" destOrd="0" presId="urn:microsoft.com/office/officeart/2005/8/layout/orgChart1"/>
    <dgm:cxn modelId="{D9097B8A-620E-44C1-B63F-26964C3AF7EC}" type="presOf" srcId="{DF8B2616-0BFB-41B9-8908-7431161E1F30}" destId="{2FFFB30E-62EF-4606-A18A-551E367CCABF}" srcOrd="0" destOrd="0" presId="urn:microsoft.com/office/officeart/2005/8/layout/orgChart1"/>
    <dgm:cxn modelId="{66F12B91-7641-41A8-8669-B63C0351DB3E}" type="presOf" srcId="{805DAF7E-4275-401A-B660-CCA0F6873FB6}" destId="{D890BDAF-133F-40BD-8145-ED2154EE2D68}" srcOrd="1" destOrd="0" presId="urn:microsoft.com/office/officeart/2005/8/layout/orgChart1"/>
    <dgm:cxn modelId="{BF5C8A91-43D3-409D-8257-6C991BDCEF74}" type="presOf" srcId="{E07D0184-BA1F-4B88-976F-E26EE32B7CE5}" destId="{26083201-9DDD-4B46-AEE2-ECE25AB37316}" srcOrd="1" destOrd="0" presId="urn:microsoft.com/office/officeart/2005/8/layout/orgChart1"/>
    <dgm:cxn modelId="{57899F95-6C74-44ED-96B9-ED7542657AD2}" type="presOf" srcId="{B54F6F1A-BEBD-4D9A-B4D0-FB1AC659E586}" destId="{6F576D5E-A34E-43B5-9D13-2C9E7259AAEC}" srcOrd="1" destOrd="0" presId="urn:microsoft.com/office/officeart/2005/8/layout/orgChart1"/>
    <dgm:cxn modelId="{1B942B96-5ED6-4055-B767-637081A69BE3}" srcId="{CD281E3F-5928-4E97-A617-A5431DDBE423}" destId="{4202677F-7D99-4EB3-AECC-79D732374DF1}" srcOrd="1" destOrd="0" parTransId="{5F3570E5-8377-4BC1-A581-5FA723DDCC44}" sibTransId="{8DF4124B-F57F-4CA4-9105-0DD6FE7897DC}"/>
    <dgm:cxn modelId="{EF264696-BA05-4BF6-8151-89DB011DDA1F}" srcId="{20914914-110D-4A6D-ADD3-7D3CEDD15E8C}" destId="{805DAF7E-4275-401A-B660-CCA0F6873FB6}" srcOrd="2" destOrd="0" parTransId="{A75406B4-E86C-488A-8FDC-6A9210829839}" sibTransId="{BB1A3C91-CCB3-4268-B20C-149DB733410B}"/>
    <dgm:cxn modelId="{4E3A4499-A5D5-40DB-AA53-28C8FB67A1C6}" type="presOf" srcId="{8C970C09-BBB8-4D6B-A5B0-94AE19ECD3EB}" destId="{3D00360C-2CB6-47CF-AAA0-D8F7DD35B10D}" srcOrd="0" destOrd="0" presId="urn:microsoft.com/office/officeart/2005/8/layout/orgChart1"/>
    <dgm:cxn modelId="{6441F4A2-B925-452B-BD9F-397F97A208B1}" type="presOf" srcId="{4C210E12-B028-4217-BD18-9CD9D0738AEC}" destId="{4185D253-5A99-4723-9FE5-9878C7FD6F7B}" srcOrd="1" destOrd="0" presId="urn:microsoft.com/office/officeart/2005/8/layout/orgChart1"/>
    <dgm:cxn modelId="{95A664A5-25CB-4323-ADF4-9D1B193AE574}" type="presOf" srcId="{208B958F-CBC1-4C92-AA78-0DBD7BBE790C}" destId="{8308879E-290F-4C6B-BE68-023C34EC8B09}" srcOrd="0" destOrd="0" presId="urn:microsoft.com/office/officeart/2005/8/layout/orgChart1"/>
    <dgm:cxn modelId="{20FC71A9-98E8-43B1-A3D4-D70E6B068B3D}" type="presOf" srcId="{B7E38413-D8CA-4ADB-84B0-84D2AFC7380E}" destId="{3B14D978-7BD9-4B40-BC2F-F5BA6230B5F5}" srcOrd="0" destOrd="0" presId="urn:microsoft.com/office/officeart/2005/8/layout/orgChart1"/>
    <dgm:cxn modelId="{46F530AE-E955-4CA2-A67C-D19ACDDAD940}" srcId="{20914914-110D-4A6D-ADD3-7D3CEDD15E8C}" destId="{4C210E12-B028-4217-BD18-9CD9D0738AEC}" srcOrd="0" destOrd="0" parTransId="{5A308FB1-5FC1-49A4-8C52-88EAC0FF7A86}" sibTransId="{0FDFFD25-0024-4D92-81E3-CCA29C569CCC}"/>
    <dgm:cxn modelId="{D52F88B2-BF11-4CE3-BF2A-DB8939C01432}" type="presOf" srcId="{CD281E3F-5928-4E97-A617-A5431DDBE423}" destId="{AAC7E443-FC7E-4452-918D-FBBD1B6298F9}" srcOrd="0" destOrd="0" presId="urn:microsoft.com/office/officeart/2005/8/layout/orgChart1"/>
    <dgm:cxn modelId="{326FAEB7-7C14-4C0C-9898-A1C1B24443D2}" type="presOf" srcId="{198CCC0F-6B77-4DFE-BC09-4AE46D083939}" destId="{0FF9F9D2-549B-4D3E-9423-5D9DA5AFC1BC}" srcOrd="0" destOrd="0" presId="urn:microsoft.com/office/officeart/2005/8/layout/orgChart1"/>
    <dgm:cxn modelId="{5F3300B9-A3D0-4238-8332-68A24EA63AC0}" srcId="{20914914-110D-4A6D-ADD3-7D3CEDD15E8C}" destId="{B54F6F1A-BEBD-4D9A-B4D0-FB1AC659E586}" srcOrd="1" destOrd="0" parTransId="{BE536F1B-19F4-4E26-98BC-C3DF27A78CCE}" sibTransId="{CA292654-F9DC-4852-9527-7715C12A7ECB}"/>
    <dgm:cxn modelId="{137E90B9-B99A-4564-B942-F37F70B7F5DD}" srcId="{52CEFF27-EAF2-41B1-898B-BE37FD8551B5}" destId="{641EFFA6-AD5C-4769-94CB-F4EDA270F133}" srcOrd="1" destOrd="0" parTransId="{B03701E9-17D1-4C73-894E-67210ECED743}" sibTransId="{305D77B3-3B3C-402B-A574-59FB6D951E5A}"/>
    <dgm:cxn modelId="{B0F353BA-3EC8-4045-976C-1579922EBEFA}" type="presOf" srcId="{1A54C81B-25BC-4783-9DF5-463DD496CC5E}" destId="{8370826E-C3D7-40D7-A2B3-218018B4D060}" srcOrd="1" destOrd="0" presId="urn:microsoft.com/office/officeart/2005/8/layout/orgChart1"/>
    <dgm:cxn modelId="{D95769BC-1493-48B1-BCE5-8290EB7401AB}" type="presOf" srcId="{C29714DD-4D64-41FB-BD8E-B505670634EC}" destId="{D85E7798-9B6F-4D22-BBC7-058314694601}" srcOrd="1" destOrd="0" presId="urn:microsoft.com/office/officeart/2005/8/layout/orgChart1"/>
    <dgm:cxn modelId="{FA8701BE-A683-4DCB-81B9-AF2472573A40}" srcId="{97691FDA-D62F-46B5-8C58-D44342C9EB78}" destId="{20914914-110D-4A6D-ADD3-7D3CEDD15E8C}" srcOrd="0" destOrd="0" parTransId="{650AADCE-A82C-4E39-8B72-AA6D43ECC8A2}" sibTransId="{61564704-82B6-44BA-AB5F-5B02256E1835}"/>
    <dgm:cxn modelId="{A58630BE-38BF-4786-8062-FB29E8651718}" type="presOf" srcId="{B54F6F1A-BEBD-4D9A-B4D0-FB1AC659E586}" destId="{B46EEE24-BCC1-4A6A-8A5A-32E7269452D5}" srcOrd="0" destOrd="0" presId="urn:microsoft.com/office/officeart/2005/8/layout/orgChart1"/>
    <dgm:cxn modelId="{7C39CBC8-5ADA-4795-8D29-BF4F6000C9FB}" type="presOf" srcId="{5F3570E5-8377-4BC1-A581-5FA723DDCC44}" destId="{5DC97D87-F147-45F6-B389-CE029ABC342C}" srcOrd="0" destOrd="0" presId="urn:microsoft.com/office/officeart/2005/8/layout/orgChart1"/>
    <dgm:cxn modelId="{348B2BC9-BE80-44C6-8042-98FEB3F3E884}" srcId="{52CEFF27-EAF2-41B1-898B-BE37FD8551B5}" destId="{18CCA5A5-F62C-4028-90C1-B972A3505B01}" srcOrd="2" destOrd="0" parTransId="{D022609A-8A2D-4EBB-B084-0568FC9C8993}" sibTransId="{E8FFB5AD-6312-48EB-8C4E-3C2985F8FF21}"/>
    <dgm:cxn modelId="{8E62A8CE-EE67-4171-848B-9B0985C41A3B}" type="presOf" srcId="{B7E38413-D8CA-4ADB-84B0-84D2AFC7380E}" destId="{925BA2DC-8CEA-472D-9E7A-1EAA0F48C62D}" srcOrd="1" destOrd="0" presId="urn:microsoft.com/office/officeart/2005/8/layout/orgChart1"/>
    <dgm:cxn modelId="{C6BF8ECF-A417-48CD-A047-E237BEBB9B94}" srcId="{4DAFD958-54C2-402B-8388-B5166B1B9141}" destId="{883FADEB-31E7-424F-903B-939133855FE4}" srcOrd="1" destOrd="0" parTransId="{BD79968A-397E-42E1-82AB-2188D43B8510}" sibTransId="{F1063F3D-49CE-4625-8D99-68E8247CC38C}"/>
    <dgm:cxn modelId="{0D99F7D2-1575-43AE-A81D-66A8EB6E4A27}" type="presOf" srcId="{4C210E12-B028-4217-BD18-9CD9D0738AEC}" destId="{D4696CAA-E340-434D-B2DA-1B2EE4AF9F29}" srcOrd="0" destOrd="0" presId="urn:microsoft.com/office/officeart/2005/8/layout/orgChart1"/>
    <dgm:cxn modelId="{50303FD5-17D9-4FE5-A5C7-55CB2A5CC188}" type="presOf" srcId="{20914914-110D-4A6D-ADD3-7D3CEDD15E8C}" destId="{6FE35D65-DC61-4AAC-BB51-F12FCA74E3B6}" srcOrd="1" destOrd="0" presId="urn:microsoft.com/office/officeart/2005/8/layout/orgChart1"/>
    <dgm:cxn modelId="{4CC442D9-3334-4243-AEED-56F7B9DE919A}" type="presOf" srcId="{C58C086B-C338-4360-85EA-9A4CCD3EC9A5}" destId="{6863C179-0B8E-4278-8E0F-9F47C7EB7D67}" srcOrd="1" destOrd="0" presId="urn:microsoft.com/office/officeart/2005/8/layout/orgChart1"/>
    <dgm:cxn modelId="{A7E2A5E6-6852-4A2E-A0F6-52BCB038B344}" srcId="{805DAF7E-4275-401A-B660-CCA0F6873FB6}" destId="{CAEBA8B2-1744-4567-B4D8-2A82BE16C421}" srcOrd="1" destOrd="0" parTransId="{26F65386-2179-4B06-8BE7-C5EAC5DF0C6E}" sibTransId="{07ED83B8-D098-46B1-B6BB-0BEFAAA6BEAD}"/>
    <dgm:cxn modelId="{BDA9E7E6-F505-406B-B17A-3C093A8FDAF2}" srcId="{B54F6F1A-BEBD-4D9A-B4D0-FB1AC659E586}" destId="{C58C086B-C338-4360-85EA-9A4CCD3EC9A5}" srcOrd="1" destOrd="0" parTransId="{198CCC0F-6B77-4DFE-BC09-4AE46D083939}" sibTransId="{106F5652-8974-4589-BE44-8D3A61133DC9}"/>
    <dgm:cxn modelId="{EA09ECEF-929D-4E30-974E-37D84BBB07C3}" type="presOf" srcId="{BD79968A-397E-42E1-82AB-2188D43B8510}" destId="{7A843E58-DDFB-4F77-96E3-E62D7E801B52}" srcOrd="0" destOrd="0" presId="urn:microsoft.com/office/officeart/2005/8/layout/orgChart1"/>
    <dgm:cxn modelId="{36ED50F5-62BE-4FA6-BC3F-6A96583D3A1D}" type="presOf" srcId="{4DAFD958-54C2-402B-8388-B5166B1B9141}" destId="{C31DF57F-C2B3-40DC-AE96-A0CDA84A32AA}" srcOrd="0" destOrd="0" presId="urn:microsoft.com/office/officeart/2005/8/layout/orgChart1"/>
    <dgm:cxn modelId="{5486B3F5-209D-4D15-8E53-BFA7098D8DD2}" type="presOf" srcId="{C29714DD-4D64-41FB-BD8E-B505670634EC}" destId="{D265AC75-B091-408B-A511-4F75F1828440}" srcOrd="0" destOrd="0" presId="urn:microsoft.com/office/officeart/2005/8/layout/orgChart1"/>
    <dgm:cxn modelId="{A27235F6-C52C-408E-BCAA-16BF8442AF50}" type="presOf" srcId="{D022609A-8A2D-4EBB-B084-0568FC9C8993}" destId="{135C311E-0685-4B21-89F2-BB7185A77BAB}" srcOrd="0" destOrd="0" presId="urn:microsoft.com/office/officeart/2005/8/layout/orgChart1"/>
    <dgm:cxn modelId="{238F64F6-FF9F-4EAA-8249-244062661AD3}" type="presOf" srcId="{D9F48EB5-5EB7-4DBE-834E-1C1D16794E80}" destId="{0BD7A7EA-665F-41A2-8738-619EB877EBDB}" srcOrd="1" destOrd="0" presId="urn:microsoft.com/office/officeart/2005/8/layout/orgChart1"/>
    <dgm:cxn modelId="{A8C614F7-9EA2-4B22-90B1-D4B4F238C0BB}" type="presOf" srcId="{0161CB82-CF7C-47C1-880F-EC39E9EFDFDF}" destId="{42017E50-12F8-483E-B155-E3F95FF8989C}" srcOrd="0" destOrd="0" presId="urn:microsoft.com/office/officeart/2005/8/layout/orgChart1"/>
    <dgm:cxn modelId="{68527CF9-8CE0-40B8-A7CD-4AAAAD2BA143}" type="presOf" srcId="{4202677F-7D99-4EB3-AECC-79D732374DF1}" destId="{CDE1504B-C665-4D8C-B34D-053B4CF54B20}" srcOrd="0" destOrd="0" presId="urn:microsoft.com/office/officeart/2005/8/layout/orgChart1"/>
    <dgm:cxn modelId="{9D042AFA-7B54-4B87-B5F0-9121A4E31A2D}" type="presOf" srcId="{4202677F-7D99-4EB3-AECC-79D732374DF1}" destId="{A30EE0E8-AEFA-4617-B547-A5BB0933F267}" srcOrd="1" destOrd="0" presId="urn:microsoft.com/office/officeart/2005/8/layout/orgChart1"/>
    <dgm:cxn modelId="{ED748AFD-2BC4-45EE-A6C1-E35C9D91050C}" srcId="{52CEFF27-EAF2-41B1-898B-BE37FD8551B5}" destId="{D9F48EB5-5EB7-4DBE-834E-1C1D16794E80}" srcOrd="0" destOrd="0" parTransId="{17E0A28D-38AA-4D5B-9A9F-2DC737C96A78}" sibTransId="{18046A24-99A1-4D1D-BB7E-E423150C32DA}"/>
    <dgm:cxn modelId="{BE68A1FE-7310-4597-968A-62463A87684E}" type="presOf" srcId="{D3960B04-AAB4-47D8-B0A3-370FC429DB07}" destId="{3AE202F4-E1B6-4148-BFB0-80E26DB0B398}" srcOrd="0" destOrd="0" presId="urn:microsoft.com/office/officeart/2005/8/layout/orgChart1"/>
    <dgm:cxn modelId="{3B44C197-B5F7-45B7-B6AC-5FDC45C5A3D7}" type="presParOf" srcId="{E0A7AFCB-5A69-4507-9652-75266B2D44C4}" destId="{74262D30-E4C5-489A-87E1-F5EF2B89E665}" srcOrd="0" destOrd="0" presId="urn:microsoft.com/office/officeart/2005/8/layout/orgChart1"/>
    <dgm:cxn modelId="{F0C39AE6-3D55-47E4-8189-867C4EAA1607}" type="presParOf" srcId="{74262D30-E4C5-489A-87E1-F5EF2B89E665}" destId="{D6014D43-FA8A-4252-B68F-AC974A402DE4}" srcOrd="0" destOrd="0" presId="urn:microsoft.com/office/officeart/2005/8/layout/orgChart1"/>
    <dgm:cxn modelId="{E5B1BC1E-DB5D-4611-A8B4-0D7CF1CD31E3}" type="presParOf" srcId="{D6014D43-FA8A-4252-B68F-AC974A402DE4}" destId="{7D31638E-7CCA-4F4C-ADA9-DE187509445F}" srcOrd="0" destOrd="0" presId="urn:microsoft.com/office/officeart/2005/8/layout/orgChart1"/>
    <dgm:cxn modelId="{024E19C0-899C-4570-9D91-B8E8EA5C77D3}" type="presParOf" srcId="{D6014D43-FA8A-4252-B68F-AC974A402DE4}" destId="{6FE35D65-DC61-4AAC-BB51-F12FCA74E3B6}" srcOrd="1" destOrd="0" presId="urn:microsoft.com/office/officeart/2005/8/layout/orgChart1"/>
    <dgm:cxn modelId="{10BBD60F-C50C-4FEC-BCA7-0B1D1BE259A7}" type="presParOf" srcId="{74262D30-E4C5-489A-87E1-F5EF2B89E665}" destId="{AEC938E7-AC97-41E0-B231-6BB4C252E95C}" srcOrd="1" destOrd="0" presId="urn:microsoft.com/office/officeart/2005/8/layout/orgChart1"/>
    <dgm:cxn modelId="{2DFD3582-310A-4B4F-AEE7-91198FD0CB0F}" type="presParOf" srcId="{AEC938E7-AC97-41E0-B231-6BB4C252E95C}" destId="{C8A034AF-01FE-4A6A-9425-ADC6AC08DAB1}" srcOrd="0" destOrd="0" presId="urn:microsoft.com/office/officeart/2005/8/layout/orgChart1"/>
    <dgm:cxn modelId="{83E34505-ABE9-46BE-A6A5-41EE06730841}" type="presParOf" srcId="{AEC938E7-AC97-41E0-B231-6BB4C252E95C}" destId="{E677D287-C0FC-455C-B338-F2ED9A4E5418}" srcOrd="1" destOrd="0" presId="urn:microsoft.com/office/officeart/2005/8/layout/orgChart1"/>
    <dgm:cxn modelId="{1F32E63B-FD01-43E0-9723-AEC73070847C}" type="presParOf" srcId="{E677D287-C0FC-455C-B338-F2ED9A4E5418}" destId="{70B6E210-262A-47A3-98AA-5E9E2BE51942}" srcOrd="0" destOrd="0" presId="urn:microsoft.com/office/officeart/2005/8/layout/orgChart1"/>
    <dgm:cxn modelId="{E5CE3ECE-9158-414B-AEA9-43CB555F4EBE}" type="presParOf" srcId="{70B6E210-262A-47A3-98AA-5E9E2BE51942}" destId="{D4696CAA-E340-434D-B2DA-1B2EE4AF9F29}" srcOrd="0" destOrd="0" presId="urn:microsoft.com/office/officeart/2005/8/layout/orgChart1"/>
    <dgm:cxn modelId="{6ABE9B2C-CC70-46A8-9687-A93BF2D650A2}" type="presParOf" srcId="{70B6E210-262A-47A3-98AA-5E9E2BE51942}" destId="{4185D253-5A99-4723-9FE5-9878C7FD6F7B}" srcOrd="1" destOrd="0" presId="urn:microsoft.com/office/officeart/2005/8/layout/orgChart1"/>
    <dgm:cxn modelId="{2BC2EB10-9CF5-485F-A6AA-546E31CFAE3E}" type="presParOf" srcId="{E677D287-C0FC-455C-B338-F2ED9A4E5418}" destId="{548B22E5-1E75-42D4-A520-536DA8A69BC6}" srcOrd="1" destOrd="0" presId="urn:microsoft.com/office/officeart/2005/8/layout/orgChart1"/>
    <dgm:cxn modelId="{A3BF78AB-D690-4C60-990E-51599B782A89}" type="presParOf" srcId="{548B22E5-1E75-42D4-A520-536DA8A69BC6}" destId="{EE4DAD2C-EE66-4261-9CEA-076E9AFF21A6}" srcOrd="0" destOrd="0" presId="urn:microsoft.com/office/officeart/2005/8/layout/orgChart1"/>
    <dgm:cxn modelId="{5754F3A8-8411-4242-8A94-33D3CF8FFDCC}" type="presParOf" srcId="{548B22E5-1E75-42D4-A520-536DA8A69BC6}" destId="{6171AD93-D83B-4879-B3B8-BB76C94D99F8}" srcOrd="1" destOrd="0" presId="urn:microsoft.com/office/officeart/2005/8/layout/orgChart1"/>
    <dgm:cxn modelId="{AA6DEF8E-9AD2-4CE1-B0AE-88112163C7B0}" type="presParOf" srcId="{6171AD93-D83B-4879-B3B8-BB76C94D99F8}" destId="{A79AB295-EEA8-4079-B8DC-00DCC9CA39BA}" srcOrd="0" destOrd="0" presId="urn:microsoft.com/office/officeart/2005/8/layout/orgChart1"/>
    <dgm:cxn modelId="{7BFFCB17-6319-45D1-9667-D94D50A6253F}" type="presParOf" srcId="{A79AB295-EEA8-4079-B8DC-00DCC9CA39BA}" destId="{3B14D978-7BD9-4B40-BC2F-F5BA6230B5F5}" srcOrd="0" destOrd="0" presId="urn:microsoft.com/office/officeart/2005/8/layout/orgChart1"/>
    <dgm:cxn modelId="{6BABE945-05EB-43F4-BAB0-11E104A613FA}" type="presParOf" srcId="{A79AB295-EEA8-4079-B8DC-00DCC9CA39BA}" destId="{925BA2DC-8CEA-472D-9E7A-1EAA0F48C62D}" srcOrd="1" destOrd="0" presId="urn:microsoft.com/office/officeart/2005/8/layout/orgChart1"/>
    <dgm:cxn modelId="{50489B8B-CD83-46E9-97B1-A0D6DD4C4887}" type="presParOf" srcId="{6171AD93-D83B-4879-B3B8-BB76C94D99F8}" destId="{1617535C-A128-409E-A5BD-4D2C18440347}" srcOrd="1" destOrd="0" presId="urn:microsoft.com/office/officeart/2005/8/layout/orgChart1"/>
    <dgm:cxn modelId="{DE5DE0AF-FBBD-4CFE-A5BD-913A517ECE85}" type="presParOf" srcId="{6171AD93-D83B-4879-B3B8-BB76C94D99F8}" destId="{996E8517-D8A8-4F11-85D3-F6EB2C7D608E}" srcOrd="2" destOrd="0" presId="urn:microsoft.com/office/officeart/2005/8/layout/orgChart1"/>
    <dgm:cxn modelId="{0DE7454E-C22E-450C-82B7-1597ADEDF56A}" type="presParOf" srcId="{E677D287-C0FC-455C-B338-F2ED9A4E5418}" destId="{A78716A3-EA24-40A5-B824-964C759F4882}" srcOrd="2" destOrd="0" presId="urn:microsoft.com/office/officeart/2005/8/layout/orgChart1"/>
    <dgm:cxn modelId="{10F7ABC8-2628-4272-9CAC-FA39C1F8F31D}" type="presParOf" srcId="{AEC938E7-AC97-41E0-B231-6BB4C252E95C}" destId="{D550DF45-4F18-4891-9346-2694D04009C7}" srcOrd="2" destOrd="0" presId="urn:microsoft.com/office/officeart/2005/8/layout/orgChart1"/>
    <dgm:cxn modelId="{1C4CA030-9553-4DE0-A764-C692A03F5BB6}" type="presParOf" srcId="{AEC938E7-AC97-41E0-B231-6BB4C252E95C}" destId="{DD49FF0A-E9DE-4A33-B4E5-AD22CD2A5899}" srcOrd="3" destOrd="0" presId="urn:microsoft.com/office/officeart/2005/8/layout/orgChart1"/>
    <dgm:cxn modelId="{916B43E3-F054-48F6-A445-B8789795177B}" type="presParOf" srcId="{DD49FF0A-E9DE-4A33-B4E5-AD22CD2A5899}" destId="{9EE1DEBE-FD70-47E8-B1D7-596051CC2663}" srcOrd="0" destOrd="0" presId="urn:microsoft.com/office/officeart/2005/8/layout/orgChart1"/>
    <dgm:cxn modelId="{5BE21010-B0AA-4927-ABAE-ADF9729CE918}" type="presParOf" srcId="{9EE1DEBE-FD70-47E8-B1D7-596051CC2663}" destId="{B46EEE24-BCC1-4A6A-8A5A-32E7269452D5}" srcOrd="0" destOrd="0" presId="urn:microsoft.com/office/officeart/2005/8/layout/orgChart1"/>
    <dgm:cxn modelId="{229B4D30-D908-4379-95D8-E6F529DA4524}" type="presParOf" srcId="{9EE1DEBE-FD70-47E8-B1D7-596051CC2663}" destId="{6F576D5E-A34E-43B5-9D13-2C9E7259AAEC}" srcOrd="1" destOrd="0" presId="urn:microsoft.com/office/officeart/2005/8/layout/orgChart1"/>
    <dgm:cxn modelId="{248173DB-9D22-4C1F-9FCC-621989F70109}" type="presParOf" srcId="{DD49FF0A-E9DE-4A33-B4E5-AD22CD2A5899}" destId="{E54BF622-D86D-4E89-A554-60EB9EBA1814}" srcOrd="1" destOrd="0" presId="urn:microsoft.com/office/officeart/2005/8/layout/orgChart1"/>
    <dgm:cxn modelId="{6561B981-783D-4249-8745-0BE7B76573B4}" type="presParOf" srcId="{E54BF622-D86D-4E89-A554-60EB9EBA1814}" destId="{D49EB945-2C64-4DC0-B2A0-B14D0324CEDD}" srcOrd="0" destOrd="0" presId="urn:microsoft.com/office/officeart/2005/8/layout/orgChart1"/>
    <dgm:cxn modelId="{4A3F6A7F-EA26-47B7-9E42-219244ABF095}" type="presParOf" srcId="{E54BF622-D86D-4E89-A554-60EB9EBA1814}" destId="{9ED5B75E-38CF-40E7-9EF6-636BA3927829}" srcOrd="1" destOrd="0" presId="urn:microsoft.com/office/officeart/2005/8/layout/orgChart1"/>
    <dgm:cxn modelId="{8E9852A8-077B-491F-83E1-99E856BD66F7}" type="presParOf" srcId="{9ED5B75E-38CF-40E7-9EF6-636BA3927829}" destId="{E03D6FEC-BB86-496E-939D-1F87D6305157}" srcOrd="0" destOrd="0" presId="urn:microsoft.com/office/officeart/2005/8/layout/orgChart1"/>
    <dgm:cxn modelId="{49D18204-5FF1-4D84-AF10-862F7FBDF206}" type="presParOf" srcId="{E03D6FEC-BB86-496E-939D-1F87D6305157}" destId="{39D50800-81C4-4408-B4A6-2CDF9ADEDA47}" srcOrd="0" destOrd="0" presId="urn:microsoft.com/office/officeart/2005/8/layout/orgChart1"/>
    <dgm:cxn modelId="{25B4F2EC-6A46-48C2-9921-3AA30A140720}" type="presParOf" srcId="{E03D6FEC-BB86-496E-939D-1F87D6305157}" destId="{8370826E-C3D7-40D7-A2B3-218018B4D060}" srcOrd="1" destOrd="0" presId="urn:microsoft.com/office/officeart/2005/8/layout/orgChart1"/>
    <dgm:cxn modelId="{0F201A58-8A65-4690-AD2A-E0720B0CE49F}" type="presParOf" srcId="{9ED5B75E-38CF-40E7-9EF6-636BA3927829}" destId="{F5B4013B-6F21-4DB4-9B57-DBF393495A55}" srcOrd="1" destOrd="0" presId="urn:microsoft.com/office/officeart/2005/8/layout/orgChart1"/>
    <dgm:cxn modelId="{EC1A5FEC-49DD-46A0-808A-4CF940B122DB}" type="presParOf" srcId="{9ED5B75E-38CF-40E7-9EF6-636BA3927829}" destId="{B3E33604-549C-4039-9459-2B6361FC9958}" srcOrd="2" destOrd="0" presId="urn:microsoft.com/office/officeart/2005/8/layout/orgChart1"/>
    <dgm:cxn modelId="{B814907C-8594-4775-BCB2-B3F73470AA84}" type="presParOf" srcId="{E54BF622-D86D-4E89-A554-60EB9EBA1814}" destId="{0FF9F9D2-549B-4D3E-9423-5D9DA5AFC1BC}" srcOrd="2" destOrd="0" presId="urn:microsoft.com/office/officeart/2005/8/layout/orgChart1"/>
    <dgm:cxn modelId="{DBDC04E0-7C74-4A48-BD3B-179137401A80}" type="presParOf" srcId="{E54BF622-D86D-4E89-A554-60EB9EBA1814}" destId="{66F243CC-420F-4C21-A7A2-A142B2677B76}" srcOrd="3" destOrd="0" presId="urn:microsoft.com/office/officeart/2005/8/layout/orgChart1"/>
    <dgm:cxn modelId="{FDF5FDD8-E0BC-45C5-98F8-DBD1EF81F511}" type="presParOf" srcId="{66F243CC-420F-4C21-A7A2-A142B2677B76}" destId="{067B3AAE-E8C7-4FE6-9628-83DD2415D5EC}" srcOrd="0" destOrd="0" presId="urn:microsoft.com/office/officeart/2005/8/layout/orgChart1"/>
    <dgm:cxn modelId="{F63BD939-A5EE-4C8B-B8CA-C0A7379E4223}" type="presParOf" srcId="{067B3AAE-E8C7-4FE6-9628-83DD2415D5EC}" destId="{5EC0AC03-B23B-4E9E-BB54-FC97708CABBD}" srcOrd="0" destOrd="0" presId="urn:microsoft.com/office/officeart/2005/8/layout/orgChart1"/>
    <dgm:cxn modelId="{B3C44342-671E-4FEF-A968-0D28DDED488E}" type="presParOf" srcId="{067B3AAE-E8C7-4FE6-9628-83DD2415D5EC}" destId="{6863C179-0B8E-4278-8E0F-9F47C7EB7D67}" srcOrd="1" destOrd="0" presId="urn:microsoft.com/office/officeart/2005/8/layout/orgChart1"/>
    <dgm:cxn modelId="{4012D0DE-92C4-4418-8E53-B60B94751FF7}" type="presParOf" srcId="{66F243CC-420F-4C21-A7A2-A142B2677B76}" destId="{9B759A80-D7D9-402B-9263-94D63D8B80B5}" srcOrd="1" destOrd="0" presId="urn:microsoft.com/office/officeart/2005/8/layout/orgChart1"/>
    <dgm:cxn modelId="{F7EE0F50-0279-41D4-BC8B-D2EBAE68F17B}" type="presParOf" srcId="{66F243CC-420F-4C21-A7A2-A142B2677B76}" destId="{F2E07CB3-39CD-4BEA-A4F4-36F0E586845B}" srcOrd="2" destOrd="0" presId="urn:microsoft.com/office/officeart/2005/8/layout/orgChart1"/>
    <dgm:cxn modelId="{8FB555DE-4496-4C61-ABCE-C979B3146EF9}" type="presParOf" srcId="{DD49FF0A-E9DE-4A33-B4E5-AD22CD2A5899}" destId="{D672A13A-A70F-4065-87C0-44158006837E}" srcOrd="2" destOrd="0" presId="urn:microsoft.com/office/officeart/2005/8/layout/orgChart1"/>
    <dgm:cxn modelId="{45F712A3-D8A8-4102-B7B4-DBC6BCE1F205}" type="presParOf" srcId="{AEC938E7-AC97-41E0-B231-6BB4C252E95C}" destId="{5F46FFD1-4B14-4515-B91C-DD9AFE54E7E6}" srcOrd="4" destOrd="0" presId="urn:microsoft.com/office/officeart/2005/8/layout/orgChart1"/>
    <dgm:cxn modelId="{77043344-9679-4B7B-8807-9B2F08222592}" type="presParOf" srcId="{AEC938E7-AC97-41E0-B231-6BB4C252E95C}" destId="{8FA1F55E-4568-4C57-BF66-536B15D69D25}" srcOrd="5" destOrd="0" presId="urn:microsoft.com/office/officeart/2005/8/layout/orgChart1"/>
    <dgm:cxn modelId="{770C85BF-79C1-4954-8EB9-1B4BB12FA6B0}" type="presParOf" srcId="{8FA1F55E-4568-4C57-BF66-536B15D69D25}" destId="{2F1CEBA5-C324-4015-972B-17F410ED3465}" srcOrd="0" destOrd="0" presId="urn:microsoft.com/office/officeart/2005/8/layout/orgChart1"/>
    <dgm:cxn modelId="{C5F4091D-E42B-4124-894A-19329121959E}" type="presParOf" srcId="{2F1CEBA5-C324-4015-972B-17F410ED3465}" destId="{C9BD9FA0-9FE6-4698-A47F-69E8A28CE11E}" srcOrd="0" destOrd="0" presId="urn:microsoft.com/office/officeart/2005/8/layout/orgChart1"/>
    <dgm:cxn modelId="{EEA62C16-34F1-4EDC-8EF4-A00B03CA3FC8}" type="presParOf" srcId="{2F1CEBA5-C324-4015-972B-17F410ED3465}" destId="{D890BDAF-133F-40BD-8145-ED2154EE2D68}" srcOrd="1" destOrd="0" presId="urn:microsoft.com/office/officeart/2005/8/layout/orgChart1"/>
    <dgm:cxn modelId="{327887AB-E48D-4164-AE45-E79A23787B23}" type="presParOf" srcId="{8FA1F55E-4568-4C57-BF66-536B15D69D25}" destId="{E269849D-3D0A-40A5-AE3F-0F6BCFEA6F4D}" srcOrd="1" destOrd="0" presId="urn:microsoft.com/office/officeart/2005/8/layout/orgChart1"/>
    <dgm:cxn modelId="{DCD10A20-1903-4ED3-A4D5-FD9359AD2030}" type="presParOf" srcId="{E269849D-3D0A-40A5-AE3F-0F6BCFEA6F4D}" destId="{7105CC60-23FE-4309-A1AD-8114403594E7}" srcOrd="0" destOrd="0" presId="urn:microsoft.com/office/officeart/2005/8/layout/orgChart1"/>
    <dgm:cxn modelId="{C3F1D697-B6F0-46C3-8526-5D2ECDC260FA}" type="presParOf" srcId="{E269849D-3D0A-40A5-AE3F-0F6BCFEA6F4D}" destId="{AE76DB38-BFC8-4E90-A0F9-53BF3CF785F3}" srcOrd="1" destOrd="0" presId="urn:microsoft.com/office/officeart/2005/8/layout/orgChart1"/>
    <dgm:cxn modelId="{8F7DF2BA-DCA5-424F-8289-A716549D72FB}" type="presParOf" srcId="{AE76DB38-BFC8-4E90-A0F9-53BF3CF785F3}" destId="{ECFA7E6B-F413-46A2-B41F-CEB6FBB59B12}" srcOrd="0" destOrd="0" presId="urn:microsoft.com/office/officeart/2005/8/layout/orgChart1"/>
    <dgm:cxn modelId="{7DB0EF8E-9452-4DA3-BA69-FF7617B272D5}" type="presParOf" srcId="{ECFA7E6B-F413-46A2-B41F-CEB6FBB59B12}" destId="{D265AC75-B091-408B-A511-4F75F1828440}" srcOrd="0" destOrd="0" presId="urn:microsoft.com/office/officeart/2005/8/layout/orgChart1"/>
    <dgm:cxn modelId="{69F01BB6-C552-4D74-A10D-D7D910D2F3B0}" type="presParOf" srcId="{ECFA7E6B-F413-46A2-B41F-CEB6FBB59B12}" destId="{D85E7798-9B6F-4D22-BBC7-058314694601}" srcOrd="1" destOrd="0" presId="urn:microsoft.com/office/officeart/2005/8/layout/orgChart1"/>
    <dgm:cxn modelId="{25C0F7EE-5C18-4C4E-90D2-D9B293EEE980}" type="presParOf" srcId="{AE76DB38-BFC8-4E90-A0F9-53BF3CF785F3}" destId="{44FFC8ED-7D31-45EB-AAFB-D32FA10FF994}" srcOrd="1" destOrd="0" presId="urn:microsoft.com/office/officeart/2005/8/layout/orgChart1"/>
    <dgm:cxn modelId="{10CCC9C4-C9C5-4897-A180-0393583F089C}" type="presParOf" srcId="{AE76DB38-BFC8-4E90-A0F9-53BF3CF785F3}" destId="{6E21510A-BC0D-490E-8B5D-597318E258CD}" srcOrd="2" destOrd="0" presId="urn:microsoft.com/office/officeart/2005/8/layout/orgChart1"/>
    <dgm:cxn modelId="{9623EF34-A80F-42C8-B70F-951F23BC698E}" type="presParOf" srcId="{E269849D-3D0A-40A5-AE3F-0F6BCFEA6F4D}" destId="{30881BD3-7F64-41C1-9ADF-0C1846376D94}" srcOrd="2" destOrd="0" presId="urn:microsoft.com/office/officeart/2005/8/layout/orgChart1"/>
    <dgm:cxn modelId="{825A3C0C-5182-40CE-99A0-304E61DB1431}" type="presParOf" srcId="{E269849D-3D0A-40A5-AE3F-0F6BCFEA6F4D}" destId="{124E8455-6DD6-40BC-A4AE-A36C0250C8DA}" srcOrd="3" destOrd="0" presId="urn:microsoft.com/office/officeart/2005/8/layout/orgChart1"/>
    <dgm:cxn modelId="{FAA270F9-D37A-4D29-877C-C8242C7FB102}" type="presParOf" srcId="{124E8455-6DD6-40BC-A4AE-A36C0250C8DA}" destId="{D138F516-C10D-48B0-8E01-9A0069177A04}" srcOrd="0" destOrd="0" presId="urn:microsoft.com/office/officeart/2005/8/layout/orgChart1"/>
    <dgm:cxn modelId="{5EE74731-DB46-4D18-8E17-10AE14849736}" type="presParOf" srcId="{D138F516-C10D-48B0-8E01-9A0069177A04}" destId="{B95F4CC0-65B4-4F47-9100-96E3555FFB65}" srcOrd="0" destOrd="0" presId="urn:microsoft.com/office/officeart/2005/8/layout/orgChart1"/>
    <dgm:cxn modelId="{95CB8C31-B6AC-4305-8FAB-04825512D871}" type="presParOf" srcId="{D138F516-C10D-48B0-8E01-9A0069177A04}" destId="{99AE80FC-3456-4EBF-84B6-AE991340A24F}" srcOrd="1" destOrd="0" presId="urn:microsoft.com/office/officeart/2005/8/layout/orgChart1"/>
    <dgm:cxn modelId="{A9D63AA6-2C54-4D8C-9D8E-C8504DBF6543}" type="presParOf" srcId="{124E8455-6DD6-40BC-A4AE-A36C0250C8DA}" destId="{170B77B4-6DDD-4CFD-AEA2-EE70A3A1380D}" srcOrd="1" destOrd="0" presId="urn:microsoft.com/office/officeart/2005/8/layout/orgChart1"/>
    <dgm:cxn modelId="{E4DF464B-CDD2-41BF-92F0-E155C7CE787D}" type="presParOf" srcId="{124E8455-6DD6-40BC-A4AE-A36C0250C8DA}" destId="{C9814CAF-AC38-4D7F-8481-B78991F28BB0}" srcOrd="2" destOrd="0" presId="urn:microsoft.com/office/officeart/2005/8/layout/orgChart1"/>
    <dgm:cxn modelId="{27C2BFBE-BFE2-422C-B98D-55F9658D497E}" type="presParOf" srcId="{8FA1F55E-4568-4C57-BF66-536B15D69D25}" destId="{F7F7483B-68E9-47FB-847E-6F3F24CBD16A}" srcOrd="2" destOrd="0" presId="urn:microsoft.com/office/officeart/2005/8/layout/orgChart1"/>
    <dgm:cxn modelId="{2A7E48EE-88A2-4A1E-B360-21C2224D8A7A}" type="presParOf" srcId="{AEC938E7-AC97-41E0-B231-6BB4C252E95C}" destId="{DA8B5C3E-2C2A-4FB0-95DF-28FAD84A3AB7}" srcOrd="6" destOrd="0" presId="urn:microsoft.com/office/officeart/2005/8/layout/orgChart1"/>
    <dgm:cxn modelId="{3B0F04D0-081B-41D2-A424-B15FD249FF46}" type="presParOf" srcId="{AEC938E7-AC97-41E0-B231-6BB4C252E95C}" destId="{A54462F8-7929-47B2-98EF-8A024E578BB6}" srcOrd="7" destOrd="0" presId="urn:microsoft.com/office/officeart/2005/8/layout/orgChart1"/>
    <dgm:cxn modelId="{E4983CE8-4542-4560-9D3E-51434DF87653}" type="presParOf" srcId="{A54462F8-7929-47B2-98EF-8A024E578BB6}" destId="{90BCB1AB-D712-470D-9929-DEC2221D3EB5}" srcOrd="0" destOrd="0" presId="urn:microsoft.com/office/officeart/2005/8/layout/orgChart1"/>
    <dgm:cxn modelId="{92A7A855-8295-4170-AB43-DA41E926625E}" type="presParOf" srcId="{90BCB1AB-D712-470D-9929-DEC2221D3EB5}" destId="{AAC7E443-FC7E-4452-918D-FBBD1B6298F9}" srcOrd="0" destOrd="0" presId="urn:microsoft.com/office/officeart/2005/8/layout/orgChart1"/>
    <dgm:cxn modelId="{F8B3F9FF-B249-4D72-820C-E25EB36E3E7C}" type="presParOf" srcId="{90BCB1AB-D712-470D-9929-DEC2221D3EB5}" destId="{C23793B5-8C51-4ABB-B7BF-6A1119C97432}" srcOrd="1" destOrd="0" presId="urn:microsoft.com/office/officeart/2005/8/layout/orgChart1"/>
    <dgm:cxn modelId="{B576D493-C313-402A-BF8E-A2F1E3B405E4}" type="presParOf" srcId="{A54462F8-7929-47B2-98EF-8A024E578BB6}" destId="{97598ABA-83F5-44C5-8521-3153498A6CD9}" srcOrd="1" destOrd="0" presId="urn:microsoft.com/office/officeart/2005/8/layout/orgChart1"/>
    <dgm:cxn modelId="{DD54CA21-D8E6-4986-B447-9958C8A77A95}" type="presParOf" srcId="{97598ABA-83F5-44C5-8521-3153498A6CD9}" destId="{3AE202F4-E1B6-4148-BFB0-80E26DB0B398}" srcOrd="0" destOrd="0" presId="urn:microsoft.com/office/officeart/2005/8/layout/orgChart1"/>
    <dgm:cxn modelId="{5B270FEA-9336-45C9-B2B9-87147C7DD7AA}" type="presParOf" srcId="{97598ABA-83F5-44C5-8521-3153498A6CD9}" destId="{403482ED-FED0-420F-BF39-8B9232941F64}" srcOrd="1" destOrd="0" presId="urn:microsoft.com/office/officeart/2005/8/layout/orgChart1"/>
    <dgm:cxn modelId="{031F53BB-24F0-4F0D-9F9B-5E80004B7835}" type="presParOf" srcId="{403482ED-FED0-420F-BF39-8B9232941F64}" destId="{2A6078B0-E9EE-473D-8CBD-DEB2979C0C7B}" srcOrd="0" destOrd="0" presId="urn:microsoft.com/office/officeart/2005/8/layout/orgChart1"/>
    <dgm:cxn modelId="{069FB0CD-A11B-4435-939C-5DD82FCD7008}" type="presParOf" srcId="{2A6078B0-E9EE-473D-8CBD-DEB2979C0C7B}" destId="{81878268-AA28-48F1-A71C-B82ED1BE05DD}" srcOrd="0" destOrd="0" presId="urn:microsoft.com/office/officeart/2005/8/layout/orgChart1"/>
    <dgm:cxn modelId="{1F304C83-A355-49FB-ACDC-4B11AD034EA7}" type="presParOf" srcId="{2A6078B0-E9EE-473D-8CBD-DEB2979C0C7B}" destId="{16B3B8EB-87D1-4742-8D5F-0DA49E5CB96E}" srcOrd="1" destOrd="0" presId="urn:microsoft.com/office/officeart/2005/8/layout/orgChart1"/>
    <dgm:cxn modelId="{DE7EE9DF-C728-4AEB-9572-0C79BFBA19F2}" type="presParOf" srcId="{403482ED-FED0-420F-BF39-8B9232941F64}" destId="{0CF51A58-A689-4167-9311-70946B2826F1}" srcOrd="1" destOrd="0" presId="urn:microsoft.com/office/officeart/2005/8/layout/orgChart1"/>
    <dgm:cxn modelId="{0E345FEB-6A5B-4639-970E-E0AF979435B2}" type="presParOf" srcId="{403482ED-FED0-420F-BF39-8B9232941F64}" destId="{DF907EFC-4895-4495-B526-9B1934EBE1D9}" srcOrd="2" destOrd="0" presId="urn:microsoft.com/office/officeart/2005/8/layout/orgChart1"/>
    <dgm:cxn modelId="{A151D11A-6ED7-48AC-BD4D-43903FEA4B86}" type="presParOf" srcId="{97598ABA-83F5-44C5-8521-3153498A6CD9}" destId="{5DC97D87-F147-45F6-B389-CE029ABC342C}" srcOrd="2" destOrd="0" presId="urn:microsoft.com/office/officeart/2005/8/layout/orgChart1"/>
    <dgm:cxn modelId="{5CECAE7B-C187-4FFF-B864-411844CFAD9E}" type="presParOf" srcId="{97598ABA-83F5-44C5-8521-3153498A6CD9}" destId="{88BB003C-BB2D-45C8-BD14-3A5C5EDDB776}" srcOrd="3" destOrd="0" presId="urn:microsoft.com/office/officeart/2005/8/layout/orgChart1"/>
    <dgm:cxn modelId="{BF3EACCC-1843-4208-8306-2CBC6A5B785D}" type="presParOf" srcId="{88BB003C-BB2D-45C8-BD14-3A5C5EDDB776}" destId="{168E2331-6AAB-40C8-ABB3-945BC888A020}" srcOrd="0" destOrd="0" presId="urn:microsoft.com/office/officeart/2005/8/layout/orgChart1"/>
    <dgm:cxn modelId="{1D837FA9-3C68-4F16-80A3-F5BC00E777E3}" type="presParOf" srcId="{168E2331-6AAB-40C8-ABB3-945BC888A020}" destId="{CDE1504B-C665-4D8C-B34D-053B4CF54B20}" srcOrd="0" destOrd="0" presId="urn:microsoft.com/office/officeart/2005/8/layout/orgChart1"/>
    <dgm:cxn modelId="{7CB32E10-49E5-404F-959C-062235680C26}" type="presParOf" srcId="{168E2331-6AAB-40C8-ABB3-945BC888A020}" destId="{A30EE0E8-AEFA-4617-B547-A5BB0933F267}" srcOrd="1" destOrd="0" presId="urn:microsoft.com/office/officeart/2005/8/layout/orgChart1"/>
    <dgm:cxn modelId="{97EDC194-596C-4DD0-A2C4-6AD5AD98D476}" type="presParOf" srcId="{88BB003C-BB2D-45C8-BD14-3A5C5EDDB776}" destId="{BBC00292-8461-40D1-8907-B361D34D6F40}" srcOrd="1" destOrd="0" presId="urn:microsoft.com/office/officeart/2005/8/layout/orgChart1"/>
    <dgm:cxn modelId="{5618A059-4808-4D5C-AC5F-229BD5457A0E}" type="presParOf" srcId="{88BB003C-BB2D-45C8-BD14-3A5C5EDDB776}" destId="{8D496AEE-03C3-4BCF-B084-FBD60D975A34}" srcOrd="2" destOrd="0" presId="urn:microsoft.com/office/officeart/2005/8/layout/orgChart1"/>
    <dgm:cxn modelId="{E0A789E5-BAA3-4814-91D4-0CCE83C82720}" type="presParOf" srcId="{A54462F8-7929-47B2-98EF-8A024E578BB6}" destId="{00F3BB67-E201-46AE-A2B9-FAC450CD7621}" srcOrd="2" destOrd="0" presId="urn:microsoft.com/office/officeart/2005/8/layout/orgChart1"/>
    <dgm:cxn modelId="{AB780CF2-1B91-4468-8FA3-7507600C19E1}" type="presParOf" srcId="{AEC938E7-AC97-41E0-B231-6BB4C252E95C}" destId="{6A99EF8E-877F-469F-8FD8-61AB1A58AF44}" srcOrd="8" destOrd="0" presId="urn:microsoft.com/office/officeart/2005/8/layout/orgChart1"/>
    <dgm:cxn modelId="{EA9446B0-982C-496B-955B-732B8F2948E2}" type="presParOf" srcId="{AEC938E7-AC97-41E0-B231-6BB4C252E95C}" destId="{6C575CD8-4C9E-4C94-BC66-D699717E7D1D}" srcOrd="9" destOrd="0" presId="urn:microsoft.com/office/officeart/2005/8/layout/orgChart1"/>
    <dgm:cxn modelId="{D4C7FEFE-B657-4A99-9F85-937035468793}" type="presParOf" srcId="{6C575CD8-4C9E-4C94-BC66-D699717E7D1D}" destId="{45218F0A-267E-4D51-8486-CAF118AD70B6}" srcOrd="0" destOrd="0" presId="urn:microsoft.com/office/officeart/2005/8/layout/orgChart1"/>
    <dgm:cxn modelId="{3499F87E-F8BE-42DE-A981-F6B0CB8C83DB}" type="presParOf" srcId="{45218F0A-267E-4D51-8486-CAF118AD70B6}" destId="{8308879E-290F-4C6B-BE68-023C34EC8B09}" srcOrd="0" destOrd="0" presId="urn:microsoft.com/office/officeart/2005/8/layout/orgChart1"/>
    <dgm:cxn modelId="{40726352-BC3F-4AFA-983F-AE2FCD193E48}" type="presParOf" srcId="{45218F0A-267E-4D51-8486-CAF118AD70B6}" destId="{79E66CF7-9295-491B-A812-0EB2E1792AF7}" srcOrd="1" destOrd="0" presId="urn:microsoft.com/office/officeart/2005/8/layout/orgChart1"/>
    <dgm:cxn modelId="{CE49A679-4A11-4C56-89C5-82586A95B9A1}" type="presParOf" srcId="{6C575CD8-4C9E-4C94-BC66-D699717E7D1D}" destId="{E8F76FB5-2EE6-4314-A68C-C0FAF4B14B1F}" srcOrd="1" destOrd="0" presId="urn:microsoft.com/office/officeart/2005/8/layout/orgChart1"/>
    <dgm:cxn modelId="{13D4F68D-F5D3-4FE2-94CD-DEE9FF152FEE}" type="presParOf" srcId="{E8F76FB5-2EE6-4314-A68C-C0FAF4B14B1F}" destId="{C9A0344F-509A-42F9-9881-D0AB353E4859}" srcOrd="0" destOrd="0" presId="urn:microsoft.com/office/officeart/2005/8/layout/orgChart1"/>
    <dgm:cxn modelId="{BD3B2270-87B4-4F1B-9E86-716B6A28120B}" type="presParOf" srcId="{E8F76FB5-2EE6-4314-A68C-C0FAF4B14B1F}" destId="{0702E33E-B051-47F9-9202-88F4BFA9D9BB}" srcOrd="1" destOrd="0" presId="urn:microsoft.com/office/officeart/2005/8/layout/orgChart1"/>
    <dgm:cxn modelId="{3F277F8F-AC99-4F1A-B2AF-C47B8277DE58}" type="presParOf" srcId="{0702E33E-B051-47F9-9202-88F4BFA9D9BB}" destId="{86DC19CA-F198-4245-AF44-D9B24A526A99}" srcOrd="0" destOrd="0" presId="urn:microsoft.com/office/officeart/2005/8/layout/orgChart1"/>
    <dgm:cxn modelId="{B1EAEEE6-3E7D-48B8-9685-E2942ADE89AA}" type="presParOf" srcId="{86DC19CA-F198-4245-AF44-D9B24A526A99}" destId="{99A159FC-E458-4AC2-ABC6-3E408290CDE3}" srcOrd="0" destOrd="0" presId="urn:microsoft.com/office/officeart/2005/8/layout/orgChart1"/>
    <dgm:cxn modelId="{3D9345C5-D3FA-4CA1-9D26-13A040A91F10}" type="presParOf" srcId="{86DC19CA-F198-4245-AF44-D9B24A526A99}" destId="{26083201-9DDD-4B46-AEE2-ECE25AB37316}" srcOrd="1" destOrd="0" presId="urn:microsoft.com/office/officeart/2005/8/layout/orgChart1"/>
    <dgm:cxn modelId="{23EBD8EF-34C1-4837-9459-5DFE8738B21D}" type="presParOf" srcId="{0702E33E-B051-47F9-9202-88F4BFA9D9BB}" destId="{C1F3E9B1-822A-438A-8C80-702F7BB8DE3D}" srcOrd="1" destOrd="0" presId="urn:microsoft.com/office/officeart/2005/8/layout/orgChart1"/>
    <dgm:cxn modelId="{E9657612-8F8A-41C8-8402-6BEF098EA594}" type="presParOf" srcId="{0702E33E-B051-47F9-9202-88F4BFA9D9BB}" destId="{A2A47437-EA7D-40A2-9FE7-03ACAA4AE1C8}" srcOrd="2" destOrd="0" presId="urn:microsoft.com/office/officeart/2005/8/layout/orgChart1"/>
    <dgm:cxn modelId="{5EBB940D-5E4E-41EA-8F73-FEAAD2B59CFD}" type="presParOf" srcId="{6C575CD8-4C9E-4C94-BC66-D699717E7D1D}" destId="{81F5FB32-9550-4507-A2FF-52E2FBD90263}" srcOrd="2" destOrd="0" presId="urn:microsoft.com/office/officeart/2005/8/layout/orgChart1"/>
    <dgm:cxn modelId="{51C07854-F5B8-4D8E-97E5-8FA4F9B8114F}" type="presParOf" srcId="{AEC938E7-AC97-41E0-B231-6BB4C252E95C}" destId="{941F98C3-DBB6-4296-BDBD-4A976D04B71B}" srcOrd="10" destOrd="0" presId="urn:microsoft.com/office/officeart/2005/8/layout/orgChart1"/>
    <dgm:cxn modelId="{6B88C2DC-9D59-4F65-8BD3-5BC6E19F1D9F}" type="presParOf" srcId="{AEC938E7-AC97-41E0-B231-6BB4C252E95C}" destId="{42C07031-1983-462A-8738-56E83014DC06}" srcOrd="11" destOrd="0" presId="urn:microsoft.com/office/officeart/2005/8/layout/orgChart1"/>
    <dgm:cxn modelId="{6389E382-0AF3-4872-B4F1-D1FE1F1A792B}" type="presParOf" srcId="{42C07031-1983-462A-8738-56E83014DC06}" destId="{AC557018-2F5A-4C4D-A0A7-FC7086FEFF6B}" srcOrd="0" destOrd="0" presId="urn:microsoft.com/office/officeart/2005/8/layout/orgChart1"/>
    <dgm:cxn modelId="{92A604B3-2F8B-43C2-8E82-1E5533A43DDF}" type="presParOf" srcId="{AC557018-2F5A-4C4D-A0A7-FC7086FEFF6B}" destId="{C31DF57F-C2B3-40DC-AE96-A0CDA84A32AA}" srcOrd="0" destOrd="0" presId="urn:microsoft.com/office/officeart/2005/8/layout/orgChart1"/>
    <dgm:cxn modelId="{18B97B6D-4984-4D0A-9692-A3273B7CF90C}" type="presParOf" srcId="{AC557018-2F5A-4C4D-A0A7-FC7086FEFF6B}" destId="{60B3614C-6E6A-447C-9260-CD6B001B9784}" srcOrd="1" destOrd="0" presId="urn:microsoft.com/office/officeart/2005/8/layout/orgChart1"/>
    <dgm:cxn modelId="{A18B8A14-68CD-4D24-9D61-E3917E3A863F}" type="presParOf" srcId="{42C07031-1983-462A-8738-56E83014DC06}" destId="{C6DAFA05-E065-4B2E-AB36-611D1F2C6053}" srcOrd="1" destOrd="0" presId="urn:microsoft.com/office/officeart/2005/8/layout/orgChart1"/>
    <dgm:cxn modelId="{5AB8A39D-1D0C-4DD7-B346-423250C620D0}" type="presParOf" srcId="{C6DAFA05-E065-4B2E-AB36-611D1F2C6053}" destId="{33A84CFC-656A-4377-A2CA-D9BA52A9A5E9}" srcOrd="0" destOrd="0" presId="urn:microsoft.com/office/officeart/2005/8/layout/orgChart1"/>
    <dgm:cxn modelId="{5130046D-3DBB-47A6-8AE3-CC64C73D41ED}" type="presParOf" srcId="{C6DAFA05-E065-4B2E-AB36-611D1F2C6053}" destId="{85A2A5F9-C516-497E-B17D-C6A908E21866}" srcOrd="1" destOrd="0" presId="urn:microsoft.com/office/officeart/2005/8/layout/orgChart1"/>
    <dgm:cxn modelId="{D0F53D8F-33F7-41C2-972B-C27129E46B90}" type="presParOf" srcId="{85A2A5F9-C516-497E-B17D-C6A908E21866}" destId="{E0CF6C34-EFBA-49F3-BBF5-BC5D9A71902D}" srcOrd="0" destOrd="0" presId="urn:microsoft.com/office/officeart/2005/8/layout/orgChart1"/>
    <dgm:cxn modelId="{A8288EBE-2719-4530-A5B7-16B1BDA8ECA8}" type="presParOf" srcId="{E0CF6C34-EFBA-49F3-BBF5-BC5D9A71902D}" destId="{2FFFB30E-62EF-4606-A18A-551E367CCABF}" srcOrd="0" destOrd="0" presId="urn:microsoft.com/office/officeart/2005/8/layout/orgChart1"/>
    <dgm:cxn modelId="{9BED1FF3-0FE0-4F00-B58C-6BAA7CB8AC5F}" type="presParOf" srcId="{E0CF6C34-EFBA-49F3-BBF5-BC5D9A71902D}" destId="{DF8BDEA1-C191-4D5B-8F1A-BA15EFA836E0}" srcOrd="1" destOrd="0" presId="urn:microsoft.com/office/officeart/2005/8/layout/orgChart1"/>
    <dgm:cxn modelId="{9106481F-8A45-4158-B3A1-2805FCFB545E}" type="presParOf" srcId="{85A2A5F9-C516-497E-B17D-C6A908E21866}" destId="{71959CD4-B748-4494-81CA-FF0D76A1673F}" srcOrd="1" destOrd="0" presId="urn:microsoft.com/office/officeart/2005/8/layout/orgChart1"/>
    <dgm:cxn modelId="{6506F7E9-000D-4A88-98A8-D1671A102E8A}" type="presParOf" srcId="{85A2A5F9-C516-497E-B17D-C6A908E21866}" destId="{D3856AF0-EA80-4AE5-BDF3-E25E6FD227DA}" srcOrd="2" destOrd="0" presId="urn:microsoft.com/office/officeart/2005/8/layout/orgChart1"/>
    <dgm:cxn modelId="{E9FACFFB-36C0-418C-9660-A81B499AE593}" type="presParOf" srcId="{C6DAFA05-E065-4B2E-AB36-611D1F2C6053}" destId="{7A843E58-DDFB-4F77-96E3-E62D7E801B52}" srcOrd="2" destOrd="0" presId="urn:microsoft.com/office/officeart/2005/8/layout/orgChart1"/>
    <dgm:cxn modelId="{2BFCE042-42DD-49D9-B131-3AF4BC99258A}" type="presParOf" srcId="{C6DAFA05-E065-4B2E-AB36-611D1F2C6053}" destId="{ACD3AF64-AB53-4394-B2B7-FEEEC6C39D52}" srcOrd="3" destOrd="0" presId="urn:microsoft.com/office/officeart/2005/8/layout/orgChart1"/>
    <dgm:cxn modelId="{C5A881A2-8743-465B-8E1E-88723B548336}" type="presParOf" srcId="{ACD3AF64-AB53-4394-B2B7-FEEEC6C39D52}" destId="{C6EB1590-BBF4-4009-95E4-BF04388D116A}" srcOrd="0" destOrd="0" presId="urn:microsoft.com/office/officeart/2005/8/layout/orgChart1"/>
    <dgm:cxn modelId="{9A37E5A8-441C-4E58-BC3D-D70C07D5EF97}" type="presParOf" srcId="{C6EB1590-BBF4-4009-95E4-BF04388D116A}" destId="{6FFE4682-56FB-4D6D-ACAC-7E066AF96D4D}" srcOrd="0" destOrd="0" presId="urn:microsoft.com/office/officeart/2005/8/layout/orgChart1"/>
    <dgm:cxn modelId="{E6E92B03-1F9B-4BA4-B142-84B02C51E463}" type="presParOf" srcId="{C6EB1590-BBF4-4009-95E4-BF04388D116A}" destId="{7BC4473A-6F80-4D5A-902B-4FA4E43F7853}" srcOrd="1" destOrd="0" presId="urn:microsoft.com/office/officeart/2005/8/layout/orgChart1"/>
    <dgm:cxn modelId="{30447503-A8BC-4831-8B51-361F3FBD7D71}" type="presParOf" srcId="{ACD3AF64-AB53-4394-B2B7-FEEEC6C39D52}" destId="{766E6E11-8AC7-4B67-9E82-4C05A3E9A5C6}" srcOrd="1" destOrd="0" presId="urn:microsoft.com/office/officeart/2005/8/layout/orgChart1"/>
    <dgm:cxn modelId="{228CA349-E3BF-4A27-A68F-B6792968F150}" type="presParOf" srcId="{ACD3AF64-AB53-4394-B2B7-FEEEC6C39D52}" destId="{40B23626-C554-45AD-8238-90309C3D66EE}" srcOrd="2" destOrd="0" presId="urn:microsoft.com/office/officeart/2005/8/layout/orgChart1"/>
    <dgm:cxn modelId="{10E94D14-572D-4DC3-95C5-FFF4AF94EF70}" type="presParOf" srcId="{42C07031-1983-462A-8738-56E83014DC06}" destId="{B5BE5373-9E9E-4C38-9567-9BA4CA3AC152}" srcOrd="2" destOrd="0" presId="urn:microsoft.com/office/officeart/2005/8/layout/orgChart1"/>
    <dgm:cxn modelId="{FF4675D6-4E4E-4419-ABF4-F8E51949A307}" type="presParOf" srcId="{AEC938E7-AC97-41E0-B231-6BB4C252E95C}" destId="{3D00360C-2CB6-47CF-AAA0-D8F7DD35B10D}" srcOrd="12" destOrd="0" presId="urn:microsoft.com/office/officeart/2005/8/layout/orgChart1"/>
    <dgm:cxn modelId="{B44ABC5F-0A04-49BE-98E2-EC4F9E6E50EB}" type="presParOf" srcId="{AEC938E7-AC97-41E0-B231-6BB4C252E95C}" destId="{AAD33EA8-5C83-47DD-B3D4-7F72AF061F81}" srcOrd="13" destOrd="0" presId="urn:microsoft.com/office/officeart/2005/8/layout/orgChart1"/>
    <dgm:cxn modelId="{BC9EF61D-B60D-4313-BEAE-0BC37DFB8ED4}" type="presParOf" srcId="{AAD33EA8-5C83-47DD-B3D4-7F72AF061F81}" destId="{E9450F25-F814-41C8-ACD3-801B00EBCB17}" srcOrd="0" destOrd="0" presId="urn:microsoft.com/office/officeart/2005/8/layout/orgChart1"/>
    <dgm:cxn modelId="{4E9E3279-43A0-4066-9AFE-929C9409BEB9}" type="presParOf" srcId="{E9450F25-F814-41C8-ACD3-801B00EBCB17}" destId="{CADE7FE9-8FFC-4906-9BAD-9772B9536A5C}" srcOrd="0" destOrd="0" presId="urn:microsoft.com/office/officeart/2005/8/layout/orgChart1"/>
    <dgm:cxn modelId="{9FBA4A54-4945-4762-B8B9-49F84FC7ADD5}" type="presParOf" srcId="{E9450F25-F814-41C8-ACD3-801B00EBCB17}" destId="{015D8D2A-C8A9-4C6C-8EE9-9976AA5D3D1D}" srcOrd="1" destOrd="0" presId="urn:microsoft.com/office/officeart/2005/8/layout/orgChart1"/>
    <dgm:cxn modelId="{926B659D-6A8D-4307-BB50-56A153DF6D2F}" type="presParOf" srcId="{AAD33EA8-5C83-47DD-B3D4-7F72AF061F81}" destId="{8542FFF4-C7A7-4F5F-B8CA-4B04351E22AB}" srcOrd="1" destOrd="0" presId="urn:microsoft.com/office/officeart/2005/8/layout/orgChart1"/>
    <dgm:cxn modelId="{D7B0F27D-3B92-47D9-9C13-F27DF4C225B8}" type="presParOf" srcId="{8542FFF4-C7A7-4F5F-B8CA-4B04351E22AB}" destId="{74DFAC65-F5DE-4AD5-BACF-3A65FBED5011}" srcOrd="0" destOrd="0" presId="urn:microsoft.com/office/officeart/2005/8/layout/orgChart1"/>
    <dgm:cxn modelId="{79415099-922E-4074-AC2F-54C735EAEE68}" type="presParOf" srcId="{8542FFF4-C7A7-4F5F-B8CA-4B04351E22AB}" destId="{BFD7C61F-DF06-439A-8B32-5DD94FE412C0}" srcOrd="1" destOrd="0" presId="urn:microsoft.com/office/officeart/2005/8/layout/orgChart1"/>
    <dgm:cxn modelId="{7F270BC5-E90C-480E-9CAE-6B331C970367}" type="presParOf" srcId="{BFD7C61F-DF06-439A-8B32-5DD94FE412C0}" destId="{B0661DAC-15F7-44FB-B698-67D48DAC97B3}" srcOrd="0" destOrd="0" presId="urn:microsoft.com/office/officeart/2005/8/layout/orgChart1"/>
    <dgm:cxn modelId="{97D37EB6-825A-41B3-B1BF-78D391162045}" type="presParOf" srcId="{B0661DAC-15F7-44FB-B698-67D48DAC97B3}" destId="{2190D6C7-7B03-4063-85B3-1A1CC350B82B}" srcOrd="0" destOrd="0" presId="urn:microsoft.com/office/officeart/2005/8/layout/orgChart1"/>
    <dgm:cxn modelId="{71CD7AAA-76AC-4448-BFFE-758764D25C44}" type="presParOf" srcId="{B0661DAC-15F7-44FB-B698-67D48DAC97B3}" destId="{0BD7A7EA-665F-41A2-8738-619EB877EBDB}" srcOrd="1" destOrd="0" presId="urn:microsoft.com/office/officeart/2005/8/layout/orgChart1"/>
    <dgm:cxn modelId="{BD90F5B8-197C-43CF-B8CC-61510BEF2C34}" type="presParOf" srcId="{BFD7C61F-DF06-439A-8B32-5DD94FE412C0}" destId="{CD87BD91-7855-4B6B-8A0A-33E1785B4133}" srcOrd="1" destOrd="0" presId="urn:microsoft.com/office/officeart/2005/8/layout/orgChart1"/>
    <dgm:cxn modelId="{78C72467-E518-4486-8078-FF393473108A}" type="presParOf" srcId="{BFD7C61F-DF06-439A-8B32-5DD94FE412C0}" destId="{CAA868D7-0B9F-4E02-8486-25CAC98CAF96}" srcOrd="2" destOrd="0" presId="urn:microsoft.com/office/officeart/2005/8/layout/orgChart1"/>
    <dgm:cxn modelId="{3186CE99-F964-4156-96FB-8EC4AA919E07}" type="presParOf" srcId="{8542FFF4-C7A7-4F5F-B8CA-4B04351E22AB}" destId="{3D93BA8B-6CA2-42E2-BC60-503D10BB9397}" srcOrd="2" destOrd="0" presId="urn:microsoft.com/office/officeart/2005/8/layout/orgChart1"/>
    <dgm:cxn modelId="{DDBFA803-F6EB-436C-BAC5-F0EF21723D3D}" type="presParOf" srcId="{8542FFF4-C7A7-4F5F-B8CA-4B04351E22AB}" destId="{A4CA8726-4A9B-42DF-8801-7BFB0C458418}" srcOrd="3" destOrd="0" presId="urn:microsoft.com/office/officeart/2005/8/layout/orgChart1"/>
    <dgm:cxn modelId="{15274584-5D17-4D93-A40C-F4F99BB8556D}" type="presParOf" srcId="{A4CA8726-4A9B-42DF-8801-7BFB0C458418}" destId="{5485F00C-F37B-476D-9DE4-72471D974D29}" srcOrd="0" destOrd="0" presId="urn:microsoft.com/office/officeart/2005/8/layout/orgChart1"/>
    <dgm:cxn modelId="{47A5F486-1423-421E-96F8-0372E3F25623}" type="presParOf" srcId="{5485F00C-F37B-476D-9DE4-72471D974D29}" destId="{0168B690-A37D-4C60-9F68-E72515FF17F6}" srcOrd="0" destOrd="0" presId="urn:microsoft.com/office/officeart/2005/8/layout/orgChart1"/>
    <dgm:cxn modelId="{E6EABFDF-674E-4409-B2CA-3ED8B7108E83}" type="presParOf" srcId="{5485F00C-F37B-476D-9DE4-72471D974D29}" destId="{22A3BA6F-1A44-4254-8CC3-F031A5E638D1}" srcOrd="1" destOrd="0" presId="urn:microsoft.com/office/officeart/2005/8/layout/orgChart1"/>
    <dgm:cxn modelId="{6B4884FC-6955-4036-95FD-8A96B3D1C663}" type="presParOf" srcId="{A4CA8726-4A9B-42DF-8801-7BFB0C458418}" destId="{380D0847-B8E7-4655-A2E0-1F9F454C68DC}" srcOrd="1" destOrd="0" presId="urn:microsoft.com/office/officeart/2005/8/layout/orgChart1"/>
    <dgm:cxn modelId="{EDD6C2E8-E329-47FC-A202-A18C074F8CEF}" type="presParOf" srcId="{A4CA8726-4A9B-42DF-8801-7BFB0C458418}" destId="{E7FB3294-82B9-4815-97EA-B269FEC6B0E8}" srcOrd="2" destOrd="0" presId="urn:microsoft.com/office/officeart/2005/8/layout/orgChart1"/>
    <dgm:cxn modelId="{7A934BE6-06FB-4946-9354-DB21FA506142}" type="presParOf" srcId="{8542FFF4-C7A7-4F5F-B8CA-4B04351E22AB}" destId="{135C311E-0685-4B21-89F2-BB7185A77BAB}" srcOrd="4" destOrd="0" presId="urn:microsoft.com/office/officeart/2005/8/layout/orgChart1"/>
    <dgm:cxn modelId="{5C898F04-2638-4F9B-B297-DC20DCCD6B0F}" type="presParOf" srcId="{8542FFF4-C7A7-4F5F-B8CA-4B04351E22AB}" destId="{6C439F3F-F3C6-4B41-834D-CBFA5B90B2D5}" srcOrd="5" destOrd="0" presId="urn:microsoft.com/office/officeart/2005/8/layout/orgChart1"/>
    <dgm:cxn modelId="{E0ABA51F-2E19-4F2E-89B4-C0FD71622AE3}" type="presParOf" srcId="{6C439F3F-F3C6-4B41-834D-CBFA5B90B2D5}" destId="{4440FC02-1DE5-425C-8055-73E934FCEDBE}" srcOrd="0" destOrd="0" presId="urn:microsoft.com/office/officeart/2005/8/layout/orgChart1"/>
    <dgm:cxn modelId="{F9106F0C-8902-4004-A408-2D11DFB0BA7E}" type="presParOf" srcId="{4440FC02-1DE5-425C-8055-73E934FCEDBE}" destId="{74EF1998-2430-4C54-A53E-F5654B1E18EC}" srcOrd="0" destOrd="0" presId="urn:microsoft.com/office/officeart/2005/8/layout/orgChart1"/>
    <dgm:cxn modelId="{B6BBAC57-6CA1-4DFC-ADDE-69D35FB587D7}" type="presParOf" srcId="{4440FC02-1DE5-425C-8055-73E934FCEDBE}" destId="{E2765F06-53A6-46CA-BCED-9575D2DB4670}" srcOrd="1" destOrd="0" presId="urn:microsoft.com/office/officeart/2005/8/layout/orgChart1"/>
    <dgm:cxn modelId="{3E6D4193-4288-4AEF-95FF-0DD0E132F4D2}" type="presParOf" srcId="{6C439F3F-F3C6-4B41-834D-CBFA5B90B2D5}" destId="{C6A144BC-A71E-4DE7-A15C-E2DCEE1445FE}" srcOrd="1" destOrd="0" presId="urn:microsoft.com/office/officeart/2005/8/layout/orgChart1"/>
    <dgm:cxn modelId="{2BBF9D66-2B21-4811-BF4A-4D8B1424D88D}" type="presParOf" srcId="{6C439F3F-F3C6-4B41-834D-CBFA5B90B2D5}" destId="{D6ED72FF-F5EA-4A23-81A2-101EE0FFB24F}" srcOrd="2" destOrd="0" presId="urn:microsoft.com/office/officeart/2005/8/layout/orgChart1"/>
    <dgm:cxn modelId="{A1402A10-19AC-431C-9DEF-878AFD4D5DAD}" type="presParOf" srcId="{8542FFF4-C7A7-4F5F-B8CA-4B04351E22AB}" destId="{BF46F9C4-B155-4A8E-A6A2-1769ACCEB97F}" srcOrd="6" destOrd="0" presId="urn:microsoft.com/office/officeart/2005/8/layout/orgChart1"/>
    <dgm:cxn modelId="{3114F42B-7680-4EA7-B18C-C9A1FA2C6F45}" type="presParOf" srcId="{8542FFF4-C7A7-4F5F-B8CA-4B04351E22AB}" destId="{F9895835-6351-4DE9-856D-9DE9B0244BF1}" srcOrd="7" destOrd="0" presId="urn:microsoft.com/office/officeart/2005/8/layout/orgChart1"/>
    <dgm:cxn modelId="{3C5A4BEE-3E30-456E-B37C-20E8FFBE97D6}" type="presParOf" srcId="{F9895835-6351-4DE9-856D-9DE9B0244BF1}" destId="{B8B798EE-D7B5-4E3C-82DC-8C0C0441D1B3}" srcOrd="0" destOrd="0" presId="urn:microsoft.com/office/officeart/2005/8/layout/orgChart1"/>
    <dgm:cxn modelId="{BFB20DD8-5765-42C9-A7E2-4B6EC503FD4E}" type="presParOf" srcId="{B8B798EE-D7B5-4E3C-82DC-8C0C0441D1B3}" destId="{42017E50-12F8-483E-B155-E3F95FF8989C}" srcOrd="0" destOrd="0" presId="urn:microsoft.com/office/officeart/2005/8/layout/orgChart1"/>
    <dgm:cxn modelId="{79C3833B-C98C-42A2-BD81-596C0DD80DC8}" type="presParOf" srcId="{B8B798EE-D7B5-4E3C-82DC-8C0C0441D1B3}" destId="{FAF03E9C-BA2D-48E2-816F-7C72030D7338}" srcOrd="1" destOrd="0" presId="urn:microsoft.com/office/officeart/2005/8/layout/orgChart1"/>
    <dgm:cxn modelId="{AAEBE13E-D48A-4775-91D4-F1CCB625A90B}" type="presParOf" srcId="{F9895835-6351-4DE9-856D-9DE9B0244BF1}" destId="{197BAF3F-778E-4F5E-ADEE-CC55FB5E483A}" srcOrd="1" destOrd="0" presId="urn:microsoft.com/office/officeart/2005/8/layout/orgChart1"/>
    <dgm:cxn modelId="{92EC6410-6AFF-47CF-A2AD-F7070A61E045}" type="presParOf" srcId="{F9895835-6351-4DE9-856D-9DE9B0244BF1}" destId="{31E449C5-6D23-488C-954D-3E1E3B2F7444}" srcOrd="2" destOrd="0" presId="urn:microsoft.com/office/officeart/2005/8/layout/orgChart1"/>
    <dgm:cxn modelId="{1D2EB34E-851A-43D6-A4DB-54D71496AEDB}" type="presParOf" srcId="{AAD33EA8-5C83-47DD-B3D4-7F72AF061F81}" destId="{61C9D772-0075-4A92-B320-D52B9613D830}" srcOrd="2" destOrd="0" presId="urn:microsoft.com/office/officeart/2005/8/layout/orgChart1"/>
    <dgm:cxn modelId="{3BF339EB-47C9-4427-9E92-B487F9EE863E}" type="presParOf" srcId="{74262D30-E4C5-489A-87E1-F5EF2B89E665}" destId="{3E957662-ADE7-4D9F-A3E2-198D20283669}"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865538-ECC9-4D5A-A7F4-C224DCCEF8E9}">
      <dsp:nvSpPr>
        <dsp:cNvPr id="0" name=""/>
        <dsp:cNvSpPr/>
      </dsp:nvSpPr>
      <dsp:spPr>
        <a:xfrm>
          <a:off x="1081246" y="1224814"/>
          <a:ext cx="164652" cy="941228"/>
        </a:xfrm>
        <a:custGeom>
          <a:avLst/>
          <a:gdLst/>
          <a:ahLst/>
          <a:cxnLst/>
          <a:rect l="0" t="0" r="0" b="0"/>
          <a:pathLst>
            <a:path>
              <a:moveTo>
                <a:pt x="0" y="0"/>
              </a:moveTo>
              <a:lnTo>
                <a:pt x="82326" y="0"/>
              </a:lnTo>
              <a:lnTo>
                <a:pt x="82326" y="941228"/>
              </a:lnTo>
              <a:lnTo>
                <a:pt x="164652" y="941228"/>
              </a:lnTo>
            </a:path>
          </a:pathLst>
        </a:custGeom>
        <a:noFill/>
        <a:ln w="12700" cap="flat" cmpd="sng" algn="ctr">
          <a:solidFill>
            <a:schemeClr val="accent5">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139684" y="1671540"/>
        <a:ext cx="47776" cy="47776"/>
      </dsp:txXfrm>
    </dsp:sp>
    <dsp:sp modelId="{C1178366-51CE-4BA4-A35A-8961EB05FDFA}">
      <dsp:nvSpPr>
        <dsp:cNvPr id="0" name=""/>
        <dsp:cNvSpPr/>
      </dsp:nvSpPr>
      <dsp:spPr>
        <a:xfrm>
          <a:off x="1081246" y="1224814"/>
          <a:ext cx="164652" cy="627485"/>
        </a:xfrm>
        <a:custGeom>
          <a:avLst/>
          <a:gdLst/>
          <a:ahLst/>
          <a:cxnLst/>
          <a:rect l="0" t="0" r="0" b="0"/>
          <a:pathLst>
            <a:path>
              <a:moveTo>
                <a:pt x="0" y="0"/>
              </a:moveTo>
              <a:lnTo>
                <a:pt x="82326" y="0"/>
              </a:lnTo>
              <a:lnTo>
                <a:pt x="82326" y="627485"/>
              </a:lnTo>
              <a:lnTo>
                <a:pt x="164652" y="627485"/>
              </a:lnTo>
            </a:path>
          </a:pathLst>
        </a:custGeom>
        <a:noFill/>
        <a:ln w="12700" cap="flat" cmpd="sng" algn="ctr">
          <a:solidFill>
            <a:schemeClr val="accent5">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147354" y="1522338"/>
        <a:ext cx="32436" cy="32436"/>
      </dsp:txXfrm>
    </dsp:sp>
    <dsp:sp modelId="{0EE1B7DC-F735-4B46-A0A8-ADF2A223EDF1}">
      <dsp:nvSpPr>
        <dsp:cNvPr id="0" name=""/>
        <dsp:cNvSpPr/>
      </dsp:nvSpPr>
      <dsp:spPr>
        <a:xfrm>
          <a:off x="1081246" y="1224814"/>
          <a:ext cx="164652" cy="313742"/>
        </a:xfrm>
        <a:custGeom>
          <a:avLst/>
          <a:gdLst/>
          <a:ahLst/>
          <a:cxnLst/>
          <a:rect l="0" t="0" r="0" b="0"/>
          <a:pathLst>
            <a:path>
              <a:moveTo>
                <a:pt x="0" y="0"/>
              </a:moveTo>
              <a:lnTo>
                <a:pt x="82326" y="0"/>
              </a:lnTo>
              <a:lnTo>
                <a:pt x="82326" y="313742"/>
              </a:lnTo>
              <a:lnTo>
                <a:pt x="164652" y="313742"/>
              </a:lnTo>
            </a:path>
          </a:pathLst>
        </a:custGeom>
        <a:noFill/>
        <a:ln w="12700" cap="flat" cmpd="sng" algn="ctr">
          <a:solidFill>
            <a:schemeClr val="accent5">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154714" y="1372827"/>
        <a:ext cx="17716" cy="17716"/>
      </dsp:txXfrm>
    </dsp:sp>
    <dsp:sp modelId="{71B4CD1D-CA9A-4774-8A62-AE3AF92D2BC1}">
      <dsp:nvSpPr>
        <dsp:cNvPr id="0" name=""/>
        <dsp:cNvSpPr/>
      </dsp:nvSpPr>
      <dsp:spPr>
        <a:xfrm>
          <a:off x="1081246" y="1179094"/>
          <a:ext cx="164652" cy="91440"/>
        </a:xfrm>
        <a:custGeom>
          <a:avLst/>
          <a:gdLst/>
          <a:ahLst/>
          <a:cxnLst/>
          <a:rect l="0" t="0" r="0" b="0"/>
          <a:pathLst>
            <a:path>
              <a:moveTo>
                <a:pt x="0" y="45720"/>
              </a:moveTo>
              <a:lnTo>
                <a:pt x="164652" y="45720"/>
              </a:lnTo>
            </a:path>
          </a:pathLst>
        </a:custGeom>
        <a:noFill/>
        <a:ln w="12700" cap="flat" cmpd="sng" algn="ctr">
          <a:solidFill>
            <a:schemeClr val="accent5">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159456" y="1220697"/>
        <a:ext cx="8232" cy="8232"/>
      </dsp:txXfrm>
    </dsp:sp>
    <dsp:sp modelId="{B378711D-D67F-4D76-AE29-91A19CA41601}">
      <dsp:nvSpPr>
        <dsp:cNvPr id="0" name=""/>
        <dsp:cNvSpPr/>
      </dsp:nvSpPr>
      <dsp:spPr>
        <a:xfrm>
          <a:off x="2069160" y="911071"/>
          <a:ext cx="164652" cy="156871"/>
        </a:xfrm>
        <a:custGeom>
          <a:avLst/>
          <a:gdLst/>
          <a:ahLst/>
          <a:cxnLst/>
          <a:rect l="0" t="0" r="0" b="0"/>
          <a:pathLst>
            <a:path>
              <a:moveTo>
                <a:pt x="0" y="0"/>
              </a:moveTo>
              <a:lnTo>
                <a:pt x="82326" y="0"/>
              </a:lnTo>
              <a:lnTo>
                <a:pt x="82326" y="156871"/>
              </a:lnTo>
              <a:lnTo>
                <a:pt x="164652" y="156871"/>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45800" y="983821"/>
        <a:ext cx="11370" cy="11370"/>
      </dsp:txXfrm>
    </dsp:sp>
    <dsp:sp modelId="{B3DEE09E-2848-4B5E-9882-85721DA504B6}">
      <dsp:nvSpPr>
        <dsp:cNvPr id="0" name=""/>
        <dsp:cNvSpPr/>
      </dsp:nvSpPr>
      <dsp:spPr>
        <a:xfrm>
          <a:off x="2069160" y="754200"/>
          <a:ext cx="164652" cy="156871"/>
        </a:xfrm>
        <a:custGeom>
          <a:avLst/>
          <a:gdLst/>
          <a:ahLst/>
          <a:cxnLst/>
          <a:rect l="0" t="0" r="0" b="0"/>
          <a:pathLst>
            <a:path>
              <a:moveTo>
                <a:pt x="0" y="156871"/>
              </a:moveTo>
              <a:lnTo>
                <a:pt x="82326" y="156871"/>
              </a:lnTo>
              <a:lnTo>
                <a:pt x="82326" y="0"/>
              </a:lnTo>
              <a:lnTo>
                <a:pt x="164652" y="0"/>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45800" y="826950"/>
        <a:ext cx="11370" cy="11370"/>
      </dsp:txXfrm>
    </dsp:sp>
    <dsp:sp modelId="{7D197F34-96C5-482D-8111-D6482A4A599C}">
      <dsp:nvSpPr>
        <dsp:cNvPr id="0" name=""/>
        <dsp:cNvSpPr/>
      </dsp:nvSpPr>
      <dsp:spPr>
        <a:xfrm>
          <a:off x="1081246" y="911071"/>
          <a:ext cx="164652" cy="313742"/>
        </a:xfrm>
        <a:custGeom>
          <a:avLst/>
          <a:gdLst/>
          <a:ahLst/>
          <a:cxnLst/>
          <a:rect l="0" t="0" r="0" b="0"/>
          <a:pathLst>
            <a:path>
              <a:moveTo>
                <a:pt x="0" y="313742"/>
              </a:moveTo>
              <a:lnTo>
                <a:pt x="82326" y="313742"/>
              </a:lnTo>
              <a:lnTo>
                <a:pt x="82326" y="0"/>
              </a:lnTo>
              <a:lnTo>
                <a:pt x="164652" y="0"/>
              </a:lnTo>
            </a:path>
          </a:pathLst>
        </a:custGeom>
        <a:noFill/>
        <a:ln w="12700" cap="flat" cmpd="sng" algn="ctr">
          <a:solidFill>
            <a:schemeClr val="accent5">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154714" y="1059084"/>
        <a:ext cx="17716" cy="17716"/>
      </dsp:txXfrm>
    </dsp:sp>
    <dsp:sp modelId="{9450C4C0-504C-4030-A310-976F8727B52C}">
      <dsp:nvSpPr>
        <dsp:cNvPr id="0" name=""/>
        <dsp:cNvSpPr/>
      </dsp:nvSpPr>
      <dsp:spPr>
        <a:xfrm>
          <a:off x="2069160" y="283585"/>
          <a:ext cx="164652" cy="156871"/>
        </a:xfrm>
        <a:custGeom>
          <a:avLst/>
          <a:gdLst/>
          <a:ahLst/>
          <a:cxnLst/>
          <a:rect l="0" t="0" r="0" b="0"/>
          <a:pathLst>
            <a:path>
              <a:moveTo>
                <a:pt x="0" y="0"/>
              </a:moveTo>
              <a:lnTo>
                <a:pt x="82326" y="0"/>
              </a:lnTo>
              <a:lnTo>
                <a:pt x="82326" y="156871"/>
              </a:lnTo>
              <a:lnTo>
                <a:pt x="164652" y="156871"/>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45800" y="356336"/>
        <a:ext cx="11370" cy="11370"/>
      </dsp:txXfrm>
    </dsp:sp>
    <dsp:sp modelId="{4B9DAFF1-5C1D-4403-945B-D2A470AB3D78}">
      <dsp:nvSpPr>
        <dsp:cNvPr id="0" name=""/>
        <dsp:cNvSpPr/>
      </dsp:nvSpPr>
      <dsp:spPr>
        <a:xfrm>
          <a:off x="2069160" y="126714"/>
          <a:ext cx="164652" cy="156871"/>
        </a:xfrm>
        <a:custGeom>
          <a:avLst/>
          <a:gdLst/>
          <a:ahLst/>
          <a:cxnLst/>
          <a:rect l="0" t="0" r="0" b="0"/>
          <a:pathLst>
            <a:path>
              <a:moveTo>
                <a:pt x="0" y="156871"/>
              </a:moveTo>
              <a:lnTo>
                <a:pt x="82326" y="156871"/>
              </a:lnTo>
              <a:lnTo>
                <a:pt x="82326" y="0"/>
              </a:lnTo>
              <a:lnTo>
                <a:pt x="164652" y="0"/>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45800" y="199464"/>
        <a:ext cx="11370" cy="11370"/>
      </dsp:txXfrm>
    </dsp:sp>
    <dsp:sp modelId="{F2B14420-4023-4CA9-B2CC-895F4266ACBA}">
      <dsp:nvSpPr>
        <dsp:cNvPr id="0" name=""/>
        <dsp:cNvSpPr/>
      </dsp:nvSpPr>
      <dsp:spPr>
        <a:xfrm>
          <a:off x="1081246" y="283585"/>
          <a:ext cx="164652" cy="941228"/>
        </a:xfrm>
        <a:custGeom>
          <a:avLst/>
          <a:gdLst/>
          <a:ahLst/>
          <a:cxnLst/>
          <a:rect l="0" t="0" r="0" b="0"/>
          <a:pathLst>
            <a:path>
              <a:moveTo>
                <a:pt x="0" y="941228"/>
              </a:moveTo>
              <a:lnTo>
                <a:pt x="82326" y="941228"/>
              </a:lnTo>
              <a:lnTo>
                <a:pt x="82326" y="0"/>
              </a:lnTo>
              <a:lnTo>
                <a:pt x="164652" y="0"/>
              </a:lnTo>
            </a:path>
          </a:pathLst>
        </a:custGeom>
        <a:noFill/>
        <a:ln w="12700" cap="flat" cmpd="sng" algn="ctr">
          <a:solidFill>
            <a:schemeClr val="accent5">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139684" y="730312"/>
        <a:ext cx="47776" cy="47776"/>
      </dsp:txXfrm>
    </dsp:sp>
    <dsp:sp modelId="{3330CD20-2FB3-4A5C-896A-96578156608D}">
      <dsp:nvSpPr>
        <dsp:cNvPr id="0" name=""/>
        <dsp:cNvSpPr/>
      </dsp:nvSpPr>
      <dsp:spPr>
        <a:xfrm rot="16200000">
          <a:off x="295238" y="1099317"/>
          <a:ext cx="1321022" cy="25099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vert"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b="0" kern="1200" dirty="0"/>
            <a:t>漏</a:t>
          </a:r>
          <a:endParaRPr lang="en-US" altLang="zh-CN" sz="1400" b="0" kern="1200" dirty="0"/>
        </a:p>
        <a:p>
          <a:pPr marL="0" lvl="0" indent="0" algn="ctr" defTabSz="622300">
            <a:lnSpc>
              <a:spcPct val="90000"/>
            </a:lnSpc>
            <a:spcBef>
              <a:spcPct val="0"/>
            </a:spcBef>
            <a:spcAft>
              <a:spcPct val="35000"/>
            </a:spcAft>
            <a:buNone/>
          </a:pPr>
          <a:r>
            <a:rPr lang="zh-CN" altLang="en-US" sz="1400" b="0" kern="1200" dirty="0"/>
            <a:t>洞</a:t>
          </a:r>
          <a:endParaRPr lang="en-US" altLang="zh-CN" sz="1400" b="0" kern="1200" dirty="0"/>
        </a:p>
        <a:p>
          <a:pPr marL="0" lvl="0" indent="0" algn="ctr" defTabSz="622300">
            <a:lnSpc>
              <a:spcPct val="90000"/>
            </a:lnSpc>
            <a:spcBef>
              <a:spcPct val="0"/>
            </a:spcBef>
            <a:spcAft>
              <a:spcPct val="35000"/>
            </a:spcAft>
            <a:buNone/>
          </a:pPr>
          <a:r>
            <a:rPr lang="zh-CN" altLang="en-US" sz="1400" b="0" kern="1200" dirty="0"/>
            <a:t>来</a:t>
          </a:r>
          <a:endParaRPr lang="en-US" altLang="zh-CN" sz="1400" b="0" kern="1200" dirty="0"/>
        </a:p>
        <a:p>
          <a:pPr marL="0" lvl="0" indent="0" algn="ctr" defTabSz="622300">
            <a:lnSpc>
              <a:spcPct val="90000"/>
            </a:lnSpc>
            <a:spcBef>
              <a:spcPct val="0"/>
            </a:spcBef>
            <a:spcAft>
              <a:spcPct val="35000"/>
            </a:spcAft>
            <a:buNone/>
          </a:pPr>
          <a:r>
            <a:rPr lang="zh-CN" altLang="en-US" sz="1400" b="0" kern="1200" dirty="0"/>
            <a:t>源</a:t>
          </a:r>
        </a:p>
      </dsp:txBody>
      <dsp:txXfrm>
        <a:off x="295238" y="1099317"/>
        <a:ext cx="1321022" cy="250994"/>
      </dsp:txXfrm>
    </dsp:sp>
    <dsp:sp modelId="{ADED8F0E-98B0-4643-96BD-4E43BD33F1BD}">
      <dsp:nvSpPr>
        <dsp:cNvPr id="0" name=""/>
        <dsp:cNvSpPr/>
      </dsp:nvSpPr>
      <dsp:spPr>
        <a:xfrm>
          <a:off x="1245899" y="158088"/>
          <a:ext cx="823260" cy="25099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dirty="0"/>
            <a:t>上线检测</a:t>
          </a:r>
        </a:p>
      </dsp:txBody>
      <dsp:txXfrm>
        <a:off x="1245899" y="158088"/>
        <a:ext cx="823260" cy="250994"/>
      </dsp:txXfrm>
    </dsp:sp>
    <dsp:sp modelId="{3EB04143-1A72-4E93-9C6F-9506318ADBCC}">
      <dsp:nvSpPr>
        <dsp:cNvPr id="0" name=""/>
        <dsp:cNvSpPr/>
      </dsp:nvSpPr>
      <dsp:spPr>
        <a:xfrm>
          <a:off x="2233812" y="1217"/>
          <a:ext cx="823260" cy="25099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dirty="0"/>
            <a:t>新系统上线</a:t>
          </a:r>
        </a:p>
      </dsp:txBody>
      <dsp:txXfrm>
        <a:off x="2233812" y="1217"/>
        <a:ext cx="823260" cy="250994"/>
      </dsp:txXfrm>
    </dsp:sp>
    <dsp:sp modelId="{72B6EC95-72D2-4700-939C-E6D7CD62CC12}">
      <dsp:nvSpPr>
        <dsp:cNvPr id="0" name=""/>
        <dsp:cNvSpPr/>
      </dsp:nvSpPr>
      <dsp:spPr>
        <a:xfrm>
          <a:off x="2233812" y="314960"/>
          <a:ext cx="823260" cy="25099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dirty="0"/>
            <a:t>老系统版本更新</a:t>
          </a:r>
        </a:p>
      </dsp:txBody>
      <dsp:txXfrm>
        <a:off x="2233812" y="314960"/>
        <a:ext cx="823260" cy="250994"/>
      </dsp:txXfrm>
    </dsp:sp>
    <dsp:sp modelId="{4660F0E6-987A-42CD-8642-57A57AA2E5A5}">
      <dsp:nvSpPr>
        <dsp:cNvPr id="0" name=""/>
        <dsp:cNvSpPr/>
      </dsp:nvSpPr>
      <dsp:spPr>
        <a:xfrm>
          <a:off x="1245899" y="785574"/>
          <a:ext cx="823260" cy="25099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dirty="0"/>
            <a:t>漏洞扫描</a:t>
          </a:r>
        </a:p>
      </dsp:txBody>
      <dsp:txXfrm>
        <a:off x="1245899" y="785574"/>
        <a:ext cx="823260" cy="250994"/>
      </dsp:txXfrm>
    </dsp:sp>
    <dsp:sp modelId="{F04E978F-3464-43A4-A250-F03F8778B40B}">
      <dsp:nvSpPr>
        <dsp:cNvPr id="0" name=""/>
        <dsp:cNvSpPr/>
      </dsp:nvSpPr>
      <dsp:spPr>
        <a:xfrm>
          <a:off x="2233812" y="628702"/>
          <a:ext cx="823260" cy="25099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dirty="0"/>
            <a:t>应用层</a:t>
          </a:r>
        </a:p>
      </dsp:txBody>
      <dsp:txXfrm>
        <a:off x="2233812" y="628702"/>
        <a:ext cx="823260" cy="250994"/>
      </dsp:txXfrm>
    </dsp:sp>
    <dsp:sp modelId="{ADA2E79D-D8F5-451D-8FE6-C04D2F332D41}">
      <dsp:nvSpPr>
        <dsp:cNvPr id="0" name=""/>
        <dsp:cNvSpPr/>
      </dsp:nvSpPr>
      <dsp:spPr>
        <a:xfrm>
          <a:off x="2233812" y="942445"/>
          <a:ext cx="823260" cy="25099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dirty="0"/>
            <a:t>主机层</a:t>
          </a:r>
        </a:p>
      </dsp:txBody>
      <dsp:txXfrm>
        <a:off x="2233812" y="942445"/>
        <a:ext cx="823260" cy="250994"/>
      </dsp:txXfrm>
    </dsp:sp>
    <dsp:sp modelId="{DB732859-EFBC-4734-8F55-2D72E222E14B}">
      <dsp:nvSpPr>
        <dsp:cNvPr id="0" name=""/>
        <dsp:cNvSpPr/>
      </dsp:nvSpPr>
      <dsp:spPr>
        <a:xfrm>
          <a:off x="1245899" y="1099317"/>
          <a:ext cx="823260" cy="25099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dirty="0"/>
            <a:t>代码审计</a:t>
          </a:r>
        </a:p>
      </dsp:txBody>
      <dsp:txXfrm>
        <a:off x="1245899" y="1099317"/>
        <a:ext cx="823260" cy="250994"/>
      </dsp:txXfrm>
    </dsp:sp>
    <dsp:sp modelId="{739241C7-3396-4A0F-8D8B-504F04AD8E87}">
      <dsp:nvSpPr>
        <dsp:cNvPr id="0" name=""/>
        <dsp:cNvSpPr/>
      </dsp:nvSpPr>
      <dsp:spPr>
        <a:xfrm>
          <a:off x="1245899" y="1413059"/>
          <a:ext cx="823260" cy="25099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dirty="0"/>
            <a:t>第三方组件漏洞</a:t>
          </a:r>
        </a:p>
      </dsp:txBody>
      <dsp:txXfrm>
        <a:off x="1245899" y="1413059"/>
        <a:ext cx="823260" cy="250994"/>
      </dsp:txXfrm>
    </dsp:sp>
    <dsp:sp modelId="{551374A0-BA09-483C-A30B-5C2619521811}">
      <dsp:nvSpPr>
        <dsp:cNvPr id="0" name=""/>
        <dsp:cNvSpPr/>
      </dsp:nvSpPr>
      <dsp:spPr>
        <a:xfrm>
          <a:off x="1245899" y="1726802"/>
          <a:ext cx="823260" cy="25099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zh-CN" sz="700" kern="1200" dirty="0"/>
            <a:t>SRC</a:t>
          </a:r>
          <a:r>
            <a:rPr lang="zh-CN" altLang="en-US" sz="700" kern="1200" dirty="0"/>
            <a:t>众测平台</a:t>
          </a:r>
        </a:p>
      </dsp:txBody>
      <dsp:txXfrm>
        <a:off x="1245899" y="1726802"/>
        <a:ext cx="823260" cy="250994"/>
      </dsp:txXfrm>
    </dsp:sp>
    <dsp:sp modelId="{495069BE-E7FA-4B79-AE35-AE4AA99DD257}">
      <dsp:nvSpPr>
        <dsp:cNvPr id="0" name=""/>
        <dsp:cNvSpPr/>
      </dsp:nvSpPr>
      <dsp:spPr>
        <a:xfrm>
          <a:off x="1245899" y="2040545"/>
          <a:ext cx="823260" cy="25099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dirty="0"/>
            <a:t>安全事件</a:t>
          </a:r>
          <a:r>
            <a:rPr lang="en-US" altLang="zh-CN" sz="700" kern="1200" dirty="0"/>
            <a:t>/</a:t>
          </a:r>
          <a:r>
            <a:rPr lang="zh-CN" altLang="en-US" sz="700" kern="1200" dirty="0"/>
            <a:t>红蓝对抗</a:t>
          </a:r>
        </a:p>
      </dsp:txBody>
      <dsp:txXfrm>
        <a:off x="1245899" y="2040545"/>
        <a:ext cx="823260" cy="25099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E19C87-B84D-408D-9D23-946D7358ACF4}">
      <dsp:nvSpPr>
        <dsp:cNvPr id="0" name=""/>
        <dsp:cNvSpPr/>
      </dsp:nvSpPr>
      <dsp:spPr>
        <a:xfrm>
          <a:off x="2512931" y="663530"/>
          <a:ext cx="91440" cy="343921"/>
        </a:xfrm>
        <a:custGeom>
          <a:avLst/>
          <a:gdLst/>
          <a:ahLst/>
          <a:cxnLst/>
          <a:rect l="0" t="0" r="0" b="0"/>
          <a:pathLst>
            <a:path>
              <a:moveTo>
                <a:pt x="124223" y="0"/>
              </a:moveTo>
              <a:lnTo>
                <a:pt x="124223" y="343921"/>
              </a:lnTo>
              <a:lnTo>
                <a:pt x="45720" y="3439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7C304F-80E2-4BCB-B32E-DC0E9229317B}">
      <dsp:nvSpPr>
        <dsp:cNvPr id="0" name=""/>
        <dsp:cNvSpPr/>
      </dsp:nvSpPr>
      <dsp:spPr>
        <a:xfrm>
          <a:off x="4412836" y="1725201"/>
          <a:ext cx="112148" cy="343921"/>
        </a:xfrm>
        <a:custGeom>
          <a:avLst/>
          <a:gdLst/>
          <a:ahLst/>
          <a:cxnLst/>
          <a:rect l="0" t="0" r="0" b="0"/>
          <a:pathLst>
            <a:path>
              <a:moveTo>
                <a:pt x="0" y="0"/>
              </a:moveTo>
              <a:lnTo>
                <a:pt x="0" y="343921"/>
              </a:lnTo>
              <a:lnTo>
                <a:pt x="112148" y="3439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56527E-1587-419D-8714-798988325321}">
      <dsp:nvSpPr>
        <dsp:cNvPr id="0" name=""/>
        <dsp:cNvSpPr/>
      </dsp:nvSpPr>
      <dsp:spPr>
        <a:xfrm>
          <a:off x="2637155" y="663530"/>
          <a:ext cx="2074743" cy="687842"/>
        </a:xfrm>
        <a:custGeom>
          <a:avLst/>
          <a:gdLst/>
          <a:ahLst/>
          <a:cxnLst/>
          <a:rect l="0" t="0" r="0" b="0"/>
          <a:pathLst>
            <a:path>
              <a:moveTo>
                <a:pt x="0" y="0"/>
              </a:moveTo>
              <a:lnTo>
                <a:pt x="0" y="609339"/>
              </a:lnTo>
              <a:lnTo>
                <a:pt x="2074743" y="609339"/>
              </a:lnTo>
              <a:lnTo>
                <a:pt x="2074743" y="6878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8B946A-AD1D-4936-88BC-0CD236528CD9}">
      <dsp:nvSpPr>
        <dsp:cNvPr id="0" name=""/>
        <dsp:cNvSpPr/>
      </dsp:nvSpPr>
      <dsp:spPr>
        <a:xfrm>
          <a:off x="3496097" y="1725201"/>
          <a:ext cx="91440" cy="874756"/>
        </a:xfrm>
        <a:custGeom>
          <a:avLst/>
          <a:gdLst/>
          <a:ahLst/>
          <a:cxnLst/>
          <a:rect l="0" t="0" r="0" b="0"/>
          <a:pathLst>
            <a:path>
              <a:moveTo>
                <a:pt x="45720" y="0"/>
              </a:moveTo>
              <a:lnTo>
                <a:pt x="45720" y="874756"/>
              </a:lnTo>
              <a:lnTo>
                <a:pt x="124223" y="8747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E906C3-4C6E-425C-8D33-704032E34156}">
      <dsp:nvSpPr>
        <dsp:cNvPr id="0" name=""/>
        <dsp:cNvSpPr/>
      </dsp:nvSpPr>
      <dsp:spPr>
        <a:xfrm>
          <a:off x="3417594" y="1725201"/>
          <a:ext cx="91440" cy="874756"/>
        </a:xfrm>
        <a:custGeom>
          <a:avLst/>
          <a:gdLst/>
          <a:ahLst/>
          <a:cxnLst/>
          <a:rect l="0" t="0" r="0" b="0"/>
          <a:pathLst>
            <a:path>
              <a:moveTo>
                <a:pt x="124223" y="0"/>
              </a:moveTo>
              <a:lnTo>
                <a:pt x="124223" y="874756"/>
              </a:lnTo>
              <a:lnTo>
                <a:pt x="45720" y="8747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243C82-1D31-4D8C-9382-42308DCB46D9}">
      <dsp:nvSpPr>
        <dsp:cNvPr id="0" name=""/>
        <dsp:cNvSpPr/>
      </dsp:nvSpPr>
      <dsp:spPr>
        <a:xfrm>
          <a:off x="3496097" y="1725201"/>
          <a:ext cx="91440" cy="343921"/>
        </a:xfrm>
        <a:custGeom>
          <a:avLst/>
          <a:gdLst/>
          <a:ahLst/>
          <a:cxnLst/>
          <a:rect l="0" t="0" r="0" b="0"/>
          <a:pathLst>
            <a:path>
              <a:moveTo>
                <a:pt x="45720" y="0"/>
              </a:moveTo>
              <a:lnTo>
                <a:pt x="45720" y="343921"/>
              </a:lnTo>
              <a:lnTo>
                <a:pt x="124223" y="3439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546CD3-7564-4A7F-845D-31A931D2BA4E}">
      <dsp:nvSpPr>
        <dsp:cNvPr id="0" name=""/>
        <dsp:cNvSpPr/>
      </dsp:nvSpPr>
      <dsp:spPr>
        <a:xfrm>
          <a:off x="3417594" y="1725201"/>
          <a:ext cx="91440" cy="343921"/>
        </a:xfrm>
        <a:custGeom>
          <a:avLst/>
          <a:gdLst/>
          <a:ahLst/>
          <a:cxnLst/>
          <a:rect l="0" t="0" r="0" b="0"/>
          <a:pathLst>
            <a:path>
              <a:moveTo>
                <a:pt x="124223" y="0"/>
              </a:moveTo>
              <a:lnTo>
                <a:pt x="124223" y="343921"/>
              </a:lnTo>
              <a:lnTo>
                <a:pt x="45720" y="3439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B1AEA3-012F-4C62-A19F-BFE02C97BBB3}">
      <dsp:nvSpPr>
        <dsp:cNvPr id="0" name=""/>
        <dsp:cNvSpPr/>
      </dsp:nvSpPr>
      <dsp:spPr>
        <a:xfrm>
          <a:off x="2637155" y="663530"/>
          <a:ext cx="904662" cy="687842"/>
        </a:xfrm>
        <a:custGeom>
          <a:avLst/>
          <a:gdLst/>
          <a:ahLst/>
          <a:cxnLst/>
          <a:rect l="0" t="0" r="0" b="0"/>
          <a:pathLst>
            <a:path>
              <a:moveTo>
                <a:pt x="0" y="0"/>
              </a:moveTo>
              <a:lnTo>
                <a:pt x="0" y="609339"/>
              </a:lnTo>
              <a:lnTo>
                <a:pt x="904662" y="609339"/>
              </a:lnTo>
              <a:lnTo>
                <a:pt x="904662" y="6878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49A584-E242-4D99-A388-DC83A08E3C7A}">
      <dsp:nvSpPr>
        <dsp:cNvPr id="0" name=""/>
        <dsp:cNvSpPr/>
      </dsp:nvSpPr>
      <dsp:spPr>
        <a:xfrm>
          <a:off x="1686772" y="1725201"/>
          <a:ext cx="91440" cy="874756"/>
        </a:xfrm>
        <a:custGeom>
          <a:avLst/>
          <a:gdLst/>
          <a:ahLst/>
          <a:cxnLst/>
          <a:rect l="0" t="0" r="0" b="0"/>
          <a:pathLst>
            <a:path>
              <a:moveTo>
                <a:pt x="45720" y="0"/>
              </a:moveTo>
              <a:lnTo>
                <a:pt x="45720" y="874756"/>
              </a:lnTo>
              <a:lnTo>
                <a:pt x="124223" y="8747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313997-3427-4A31-88E7-2FFD4DC749D6}">
      <dsp:nvSpPr>
        <dsp:cNvPr id="0" name=""/>
        <dsp:cNvSpPr/>
      </dsp:nvSpPr>
      <dsp:spPr>
        <a:xfrm>
          <a:off x="1608268" y="1725201"/>
          <a:ext cx="91440" cy="874756"/>
        </a:xfrm>
        <a:custGeom>
          <a:avLst/>
          <a:gdLst/>
          <a:ahLst/>
          <a:cxnLst/>
          <a:rect l="0" t="0" r="0" b="0"/>
          <a:pathLst>
            <a:path>
              <a:moveTo>
                <a:pt x="124223" y="0"/>
              </a:moveTo>
              <a:lnTo>
                <a:pt x="124223" y="874756"/>
              </a:lnTo>
              <a:lnTo>
                <a:pt x="45720" y="8747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AFB94F-C73E-4BC6-81AB-EDFAF6593126}">
      <dsp:nvSpPr>
        <dsp:cNvPr id="0" name=""/>
        <dsp:cNvSpPr/>
      </dsp:nvSpPr>
      <dsp:spPr>
        <a:xfrm>
          <a:off x="1686772" y="1725201"/>
          <a:ext cx="91440" cy="343921"/>
        </a:xfrm>
        <a:custGeom>
          <a:avLst/>
          <a:gdLst/>
          <a:ahLst/>
          <a:cxnLst/>
          <a:rect l="0" t="0" r="0" b="0"/>
          <a:pathLst>
            <a:path>
              <a:moveTo>
                <a:pt x="45720" y="0"/>
              </a:moveTo>
              <a:lnTo>
                <a:pt x="45720" y="343921"/>
              </a:lnTo>
              <a:lnTo>
                <a:pt x="124223" y="3439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91FFF5-AA60-461A-9986-6642044648B9}">
      <dsp:nvSpPr>
        <dsp:cNvPr id="0" name=""/>
        <dsp:cNvSpPr/>
      </dsp:nvSpPr>
      <dsp:spPr>
        <a:xfrm>
          <a:off x="1608268" y="1725201"/>
          <a:ext cx="91440" cy="343921"/>
        </a:xfrm>
        <a:custGeom>
          <a:avLst/>
          <a:gdLst/>
          <a:ahLst/>
          <a:cxnLst/>
          <a:rect l="0" t="0" r="0" b="0"/>
          <a:pathLst>
            <a:path>
              <a:moveTo>
                <a:pt x="124223" y="0"/>
              </a:moveTo>
              <a:lnTo>
                <a:pt x="124223" y="343921"/>
              </a:lnTo>
              <a:lnTo>
                <a:pt x="45720" y="3439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4ECB78-A347-436F-99F8-47ED066A3A5A}">
      <dsp:nvSpPr>
        <dsp:cNvPr id="0" name=""/>
        <dsp:cNvSpPr/>
      </dsp:nvSpPr>
      <dsp:spPr>
        <a:xfrm>
          <a:off x="1732492" y="663530"/>
          <a:ext cx="904662" cy="687842"/>
        </a:xfrm>
        <a:custGeom>
          <a:avLst/>
          <a:gdLst/>
          <a:ahLst/>
          <a:cxnLst/>
          <a:rect l="0" t="0" r="0" b="0"/>
          <a:pathLst>
            <a:path>
              <a:moveTo>
                <a:pt x="904662" y="0"/>
              </a:moveTo>
              <a:lnTo>
                <a:pt x="904662" y="609339"/>
              </a:lnTo>
              <a:lnTo>
                <a:pt x="0" y="609339"/>
              </a:lnTo>
              <a:lnTo>
                <a:pt x="0" y="6878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B9156F-607C-4925-AADD-449536128AA7}">
      <dsp:nvSpPr>
        <dsp:cNvPr id="0" name=""/>
        <dsp:cNvSpPr/>
      </dsp:nvSpPr>
      <dsp:spPr>
        <a:xfrm>
          <a:off x="749325" y="1725201"/>
          <a:ext cx="112148" cy="874756"/>
        </a:xfrm>
        <a:custGeom>
          <a:avLst/>
          <a:gdLst/>
          <a:ahLst/>
          <a:cxnLst/>
          <a:rect l="0" t="0" r="0" b="0"/>
          <a:pathLst>
            <a:path>
              <a:moveTo>
                <a:pt x="112148" y="0"/>
              </a:moveTo>
              <a:lnTo>
                <a:pt x="112148" y="874756"/>
              </a:lnTo>
              <a:lnTo>
                <a:pt x="0" y="8747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9D99DC-B207-424D-99DD-CE0FDBB206E7}">
      <dsp:nvSpPr>
        <dsp:cNvPr id="0" name=""/>
        <dsp:cNvSpPr/>
      </dsp:nvSpPr>
      <dsp:spPr>
        <a:xfrm>
          <a:off x="749325" y="1725201"/>
          <a:ext cx="112148" cy="343921"/>
        </a:xfrm>
        <a:custGeom>
          <a:avLst/>
          <a:gdLst/>
          <a:ahLst/>
          <a:cxnLst/>
          <a:rect l="0" t="0" r="0" b="0"/>
          <a:pathLst>
            <a:path>
              <a:moveTo>
                <a:pt x="112148" y="0"/>
              </a:moveTo>
              <a:lnTo>
                <a:pt x="112148" y="343921"/>
              </a:lnTo>
              <a:lnTo>
                <a:pt x="0" y="3439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F9746E-BE2F-43D5-94D7-F51A231AE0E7}">
      <dsp:nvSpPr>
        <dsp:cNvPr id="0" name=""/>
        <dsp:cNvSpPr/>
      </dsp:nvSpPr>
      <dsp:spPr>
        <a:xfrm>
          <a:off x="562411" y="663530"/>
          <a:ext cx="2074743" cy="687842"/>
        </a:xfrm>
        <a:custGeom>
          <a:avLst/>
          <a:gdLst/>
          <a:ahLst/>
          <a:cxnLst/>
          <a:rect l="0" t="0" r="0" b="0"/>
          <a:pathLst>
            <a:path>
              <a:moveTo>
                <a:pt x="2074743" y="0"/>
              </a:moveTo>
              <a:lnTo>
                <a:pt x="2074743" y="609339"/>
              </a:lnTo>
              <a:lnTo>
                <a:pt x="0" y="609339"/>
              </a:lnTo>
              <a:lnTo>
                <a:pt x="0" y="6878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F3CE59-9356-4505-ABFB-B39D5AA07382}">
      <dsp:nvSpPr>
        <dsp:cNvPr id="0" name=""/>
        <dsp:cNvSpPr/>
      </dsp:nvSpPr>
      <dsp:spPr>
        <a:xfrm>
          <a:off x="2263327" y="289703"/>
          <a:ext cx="747655" cy="3738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高级管理层</a:t>
          </a:r>
        </a:p>
      </dsp:txBody>
      <dsp:txXfrm>
        <a:off x="2263327" y="289703"/>
        <a:ext cx="747655" cy="373827"/>
      </dsp:txXfrm>
    </dsp:sp>
    <dsp:sp modelId="{1223C406-DE54-494C-8A24-D0545F2EEB47}">
      <dsp:nvSpPr>
        <dsp:cNvPr id="0" name=""/>
        <dsp:cNvSpPr/>
      </dsp:nvSpPr>
      <dsp:spPr>
        <a:xfrm>
          <a:off x="188583" y="1351373"/>
          <a:ext cx="747655" cy="3738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管理人员</a:t>
          </a:r>
        </a:p>
      </dsp:txBody>
      <dsp:txXfrm>
        <a:off x="188583" y="1351373"/>
        <a:ext cx="747655" cy="373827"/>
      </dsp:txXfrm>
    </dsp:sp>
    <dsp:sp modelId="{A8AF8664-6A5C-4D61-9D51-869E7A601FB0}">
      <dsp:nvSpPr>
        <dsp:cNvPr id="0" name=""/>
        <dsp:cNvSpPr/>
      </dsp:nvSpPr>
      <dsp:spPr>
        <a:xfrm>
          <a:off x="1669" y="1882208"/>
          <a:ext cx="747655" cy="3738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安全审计</a:t>
          </a:r>
        </a:p>
      </dsp:txBody>
      <dsp:txXfrm>
        <a:off x="1669" y="1882208"/>
        <a:ext cx="747655" cy="373827"/>
      </dsp:txXfrm>
    </dsp:sp>
    <dsp:sp modelId="{F9A9493A-A30F-442B-ADBC-6A4E056E3C40}">
      <dsp:nvSpPr>
        <dsp:cNvPr id="0" name=""/>
        <dsp:cNvSpPr/>
      </dsp:nvSpPr>
      <dsp:spPr>
        <a:xfrm>
          <a:off x="1669" y="2413044"/>
          <a:ext cx="747655" cy="3738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安全合规</a:t>
          </a:r>
        </a:p>
      </dsp:txBody>
      <dsp:txXfrm>
        <a:off x="1669" y="2413044"/>
        <a:ext cx="747655" cy="373827"/>
      </dsp:txXfrm>
    </dsp:sp>
    <dsp:sp modelId="{AE55C006-7B79-47C1-88B6-9B71F9AAE0DA}">
      <dsp:nvSpPr>
        <dsp:cNvPr id="0" name=""/>
        <dsp:cNvSpPr/>
      </dsp:nvSpPr>
      <dsp:spPr>
        <a:xfrm>
          <a:off x="1358664" y="1351373"/>
          <a:ext cx="747655" cy="3738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技术人员</a:t>
          </a:r>
        </a:p>
      </dsp:txBody>
      <dsp:txXfrm>
        <a:off x="1358664" y="1351373"/>
        <a:ext cx="747655" cy="373827"/>
      </dsp:txXfrm>
    </dsp:sp>
    <dsp:sp modelId="{DE12C031-FA7A-4F46-86C7-4B833458AF9A}">
      <dsp:nvSpPr>
        <dsp:cNvPr id="0" name=""/>
        <dsp:cNvSpPr/>
      </dsp:nvSpPr>
      <dsp:spPr>
        <a:xfrm>
          <a:off x="906332" y="1882208"/>
          <a:ext cx="747655" cy="3738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安全运维</a:t>
          </a:r>
        </a:p>
      </dsp:txBody>
      <dsp:txXfrm>
        <a:off x="906332" y="1882208"/>
        <a:ext cx="747655" cy="373827"/>
      </dsp:txXfrm>
    </dsp:sp>
    <dsp:sp modelId="{7BB11642-CC74-48E2-A874-514D44E2FE89}">
      <dsp:nvSpPr>
        <dsp:cNvPr id="0" name=""/>
        <dsp:cNvSpPr/>
      </dsp:nvSpPr>
      <dsp:spPr>
        <a:xfrm>
          <a:off x="1810995" y="1882208"/>
          <a:ext cx="747655" cy="3738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安全测试</a:t>
          </a:r>
        </a:p>
      </dsp:txBody>
      <dsp:txXfrm>
        <a:off x="1810995" y="1882208"/>
        <a:ext cx="747655" cy="373827"/>
      </dsp:txXfrm>
    </dsp:sp>
    <dsp:sp modelId="{12AD388E-7E07-4CD9-9BEA-47BAED7C39A8}">
      <dsp:nvSpPr>
        <dsp:cNvPr id="0" name=""/>
        <dsp:cNvSpPr/>
      </dsp:nvSpPr>
      <dsp:spPr>
        <a:xfrm>
          <a:off x="906332" y="2413044"/>
          <a:ext cx="747655" cy="3738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安全开发</a:t>
          </a:r>
        </a:p>
      </dsp:txBody>
      <dsp:txXfrm>
        <a:off x="906332" y="2413044"/>
        <a:ext cx="747655" cy="373827"/>
      </dsp:txXfrm>
    </dsp:sp>
    <dsp:sp modelId="{06D6A9AF-65B4-4253-A85B-F967590F5AA8}">
      <dsp:nvSpPr>
        <dsp:cNvPr id="0" name=""/>
        <dsp:cNvSpPr/>
      </dsp:nvSpPr>
      <dsp:spPr>
        <a:xfrm>
          <a:off x="1810995" y="2413044"/>
          <a:ext cx="747655" cy="3738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代码审计</a:t>
          </a:r>
        </a:p>
      </dsp:txBody>
      <dsp:txXfrm>
        <a:off x="1810995" y="2413044"/>
        <a:ext cx="747655" cy="373827"/>
      </dsp:txXfrm>
    </dsp:sp>
    <dsp:sp modelId="{76D6621F-4311-4909-B6BB-2CB90A194722}">
      <dsp:nvSpPr>
        <dsp:cNvPr id="0" name=""/>
        <dsp:cNvSpPr/>
      </dsp:nvSpPr>
      <dsp:spPr>
        <a:xfrm>
          <a:off x="3167990" y="1351373"/>
          <a:ext cx="747655" cy="3738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运营人员</a:t>
          </a:r>
        </a:p>
      </dsp:txBody>
      <dsp:txXfrm>
        <a:off x="3167990" y="1351373"/>
        <a:ext cx="747655" cy="373827"/>
      </dsp:txXfrm>
    </dsp:sp>
    <dsp:sp modelId="{4173ACA7-59AD-45F0-AC3A-BAC819B243E6}">
      <dsp:nvSpPr>
        <dsp:cNvPr id="0" name=""/>
        <dsp:cNvSpPr/>
      </dsp:nvSpPr>
      <dsp:spPr>
        <a:xfrm>
          <a:off x="2715658" y="1882208"/>
          <a:ext cx="747655" cy="3738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安全运营</a:t>
          </a:r>
        </a:p>
      </dsp:txBody>
      <dsp:txXfrm>
        <a:off x="2715658" y="1882208"/>
        <a:ext cx="747655" cy="373827"/>
      </dsp:txXfrm>
    </dsp:sp>
    <dsp:sp modelId="{352739DA-FD25-46F8-A129-D913BC5EC096}">
      <dsp:nvSpPr>
        <dsp:cNvPr id="0" name=""/>
        <dsp:cNvSpPr/>
      </dsp:nvSpPr>
      <dsp:spPr>
        <a:xfrm>
          <a:off x="3620321" y="1882208"/>
          <a:ext cx="747655" cy="3738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应急响应</a:t>
          </a:r>
        </a:p>
      </dsp:txBody>
      <dsp:txXfrm>
        <a:off x="3620321" y="1882208"/>
        <a:ext cx="747655" cy="373827"/>
      </dsp:txXfrm>
    </dsp:sp>
    <dsp:sp modelId="{B1B721F4-F4CE-47D4-8824-EE6349212C36}">
      <dsp:nvSpPr>
        <dsp:cNvPr id="0" name=""/>
        <dsp:cNvSpPr/>
      </dsp:nvSpPr>
      <dsp:spPr>
        <a:xfrm>
          <a:off x="2715658" y="2413044"/>
          <a:ext cx="747655" cy="3738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安全风险</a:t>
          </a:r>
        </a:p>
      </dsp:txBody>
      <dsp:txXfrm>
        <a:off x="2715658" y="2413044"/>
        <a:ext cx="747655" cy="373827"/>
      </dsp:txXfrm>
    </dsp:sp>
    <dsp:sp modelId="{4839DC7F-6DEC-432B-9BFC-48BA8C7FDA63}">
      <dsp:nvSpPr>
        <dsp:cNvPr id="0" name=""/>
        <dsp:cNvSpPr/>
      </dsp:nvSpPr>
      <dsp:spPr>
        <a:xfrm>
          <a:off x="3620321" y="2413044"/>
          <a:ext cx="747655" cy="3738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安全风控</a:t>
          </a:r>
        </a:p>
      </dsp:txBody>
      <dsp:txXfrm>
        <a:off x="3620321" y="2413044"/>
        <a:ext cx="747655" cy="373827"/>
      </dsp:txXfrm>
    </dsp:sp>
    <dsp:sp modelId="{725DD2B2-036E-4D28-B249-38E6783D89EA}">
      <dsp:nvSpPr>
        <dsp:cNvPr id="0" name=""/>
        <dsp:cNvSpPr/>
      </dsp:nvSpPr>
      <dsp:spPr>
        <a:xfrm>
          <a:off x="4338070" y="1351373"/>
          <a:ext cx="747655" cy="3738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各产品部安全接口人</a:t>
          </a:r>
        </a:p>
      </dsp:txBody>
      <dsp:txXfrm>
        <a:off x="4338070" y="1351373"/>
        <a:ext cx="747655" cy="373827"/>
      </dsp:txXfrm>
    </dsp:sp>
    <dsp:sp modelId="{79207BA1-7B4E-4BE2-A6E9-3D775A877A96}">
      <dsp:nvSpPr>
        <dsp:cNvPr id="0" name=""/>
        <dsp:cNvSpPr/>
      </dsp:nvSpPr>
      <dsp:spPr>
        <a:xfrm>
          <a:off x="4524984" y="1882208"/>
          <a:ext cx="747655" cy="3738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修复漏洞</a:t>
          </a:r>
        </a:p>
      </dsp:txBody>
      <dsp:txXfrm>
        <a:off x="4524984" y="1882208"/>
        <a:ext cx="747655" cy="373827"/>
      </dsp:txXfrm>
    </dsp:sp>
    <dsp:sp modelId="{A2190641-8A74-4990-87D2-96D57E1500AA}">
      <dsp:nvSpPr>
        <dsp:cNvPr id="0" name=""/>
        <dsp:cNvSpPr/>
      </dsp:nvSpPr>
      <dsp:spPr>
        <a:xfrm>
          <a:off x="1810995" y="820538"/>
          <a:ext cx="747655" cy="3738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CSO</a:t>
          </a:r>
          <a:endParaRPr lang="zh-CN" altLang="en-US" sz="1100" kern="1200"/>
        </a:p>
      </dsp:txBody>
      <dsp:txXfrm>
        <a:off x="1810995" y="820538"/>
        <a:ext cx="747655" cy="37382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46F9C4-B155-4A8E-A6A2-1769ACCEB97F}">
      <dsp:nvSpPr>
        <dsp:cNvPr id="0" name=""/>
        <dsp:cNvSpPr/>
      </dsp:nvSpPr>
      <dsp:spPr>
        <a:xfrm>
          <a:off x="4628268" y="1481332"/>
          <a:ext cx="91440" cy="634645"/>
        </a:xfrm>
        <a:custGeom>
          <a:avLst/>
          <a:gdLst/>
          <a:ahLst/>
          <a:cxnLst/>
          <a:rect l="0" t="0" r="0" b="0"/>
          <a:pathLst>
            <a:path>
              <a:moveTo>
                <a:pt x="45720" y="0"/>
              </a:moveTo>
              <a:lnTo>
                <a:pt x="45720" y="634645"/>
              </a:lnTo>
              <a:lnTo>
                <a:pt x="102675" y="6346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5C311E-0685-4B21-89F2-BB7185A77BAB}">
      <dsp:nvSpPr>
        <dsp:cNvPr id="0" name=""/>
        <dsp:cNvSpPr/>
      </dsp:nvSpPr>
      <dsp:spPr>
        <a:xfrm>
          <a:off x="4571313" y="1481332"/>
          <a:ext cx="91440" cy="634645"/>
        </a:xfrm>
        <a:custGeom>
          <a:avLst/>
          <a:gdLst/>
          <a:ahLst/>
          <a:cxnLst/>
          <a:rect l="0" t="0" r="0" b="0"/>
          <a:pathLst>
            <a:path>
              <a:moveTo>
                <a:pt x="102675" y="0"/>
              </a:moveTo>
              <a:lnTo>
                <a:pt x="102675" y="634645"/>
              </a:lnTo>
              <a:lnTo>
                <a:pt x="45720" y="6346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93BA8B-6CA2-42E2-BC60-503D10BB9397}">
      <dsp:nvSpPr>
        <dsp:cNvPr id="0" name=""/>
        <dsp:cNvSpPr/>
      </dsp:nvSpPr>
      <dsp:spPr>
        <a:xfrm>
          <a:off x="4628268" y="1481332"/>
          <a:ext cx="91440" cy="249518"/>
        </a:xfrm>
        <a:custGeom>
          <a:avLst/>
          <a:gdLst/>
          <a:ahLst/>
          <a:cxnLst/>
          <a:rect l="0" t="0" r="0" b="0"/>
          <a:pathLst>
            <a:path>
              <a:moveTo>
                <a:pt x="45720" y="0"/>
              </a:moveTo>
              <a:lnTo>
                <a:pt x="45720" y="249518"/>
              </a:lnTo>
              <a:lnTo>
                <a:pt x="102675" y="2495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DFAC65-F5DE-4AD5-BACF-3A65FBED5011}">
      <dsp:nvSpPr>
        <dsp:cNvPr id="0" name=""/>
        <dsp:cNvSpPr/>
      </dsp:nvSpPr>
      <dsp:spPr>
        <a:xfrm>
          <a:off x="4571313" y="1481332"/>
          <a:ext cx="91440" cy="249518"/>
        </a:xfrm>
        <a:custGeom>
          <a:avLst/>
          <a:gdLst/>
          <a:ahLst/>
          <a:cxnLst/>
          <a:rect l="0" t="0" r="0" b="0"/>
          <a:pathLst>
            <a:path>
              <a:moveTo>
                <a:pt x="102675" y="0"/>
              </a:moveTo>
              <a:lnTo>
                <a:pt x="102675" y="249518"/>
              </a:lnTo>
              <a:lnTo>
                <a:pt x="45720" y="2495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00360C-2CB6-47CF-AAA0-D8F7DD35B10D}">
      <dsp:nvSpPr>
        <dsp:cNvPr id="0" name=""/>
        <dsp:cNvSpPr/>
      </dsp:nvSpPr>
      <dsp:spPr>
        <a:xfrm>
          <a:off x="2473069" y="1096205"/>
          <a:ext cx="2200919" cy="113910"/>
        </a:xfrm>
        <a:custGeom>
          <a:avLst/>
          <a:gdLst/>
          <a:ahLst/>
          <a:cxnLst/>
          <a:rect l="0" t="0" r="0" b="0"/>
          <a:pathLst>
            <a:path>
              <a:moveTo>
                <a:pt x="0" y="0"/>
              </a:moveTo>
              <a:lnTo>
                <a:pt x="0" y="56955"/>
              </a:lnTo>
              <a:lnTo>
                <a:pt x="2200919" y="56955"/>
              </a:lnTo>
              <a:lnTo>
                <a:pt x="2200919" y="1139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843E58-DDFB-4F77-96E3-E62D7E801B52}">
      <dsp:nvSpPr>
        <dsp:cNvPr id="0" name=""/>
        <dsp:cNvSpPr/>
      </dsp:nvSpPr>
      <dsp:spPr>
        <a:xfrm>
          <a:off x="3291172" y="1481332"/>
          <a:ext cx="91440" cy="634645"/>
        </a:xfrm>
        <a:custGeom>
          <a:avLst/>
          <a:gdLst/>
          <a:ahLst/>
          <a:cxnLst/>
          <a:rect l="0" t="0" r="0" b="0"/>
          <a:pathLst>
            <a:path>
              <a:moveTo>
                <a:pt x="45720" y="0"/>
              </a:moveTo>
              <a:lnTo>
                <a:pt x="45720" y="634645"/>
              </a:lnTo>
              <a:lnTo>
                <a:pt x="127084" y="6346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A84CFC-656A-4377-A2CA-D9BA52A9A5E9}">
      <dsp:nvSpPr>
        <dsp:cNvPr id="0" name=""/>
        <dsp:cNvSpPr/>
      </dsp:nvSpPr>
      <dsp:spPr>
        <a:xfrm>
          <a:off x="3291172" y="1481332"/>
          <a:ext cx="91440" cy="249518"/>
        </a:xfrm>
        <a:custGeom>
          <a:avLst/>
          <a:gdLst/>
          <a:ahLst/>
          <a:cxnLst/>
          <a:rect l="0" t="0" r="0" b="0"/>
          <a:pathLst>
            <a:path>
              <a:moveTo>
                <a:pt x="45720" y="0"/>
              </a:moveTo>
              <a:lnTo>
                <a:pt x="45720" y="249518"/>
              </a:lnTo>
              <a:lnTo>
                <a:pt x="127084" y="2495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1F98C3-DBB6-4296-BDBD-4A976D04B71B}">
      <dsp:nvSpPr>
        <dsp:cNvPr id="0" name=""/>
        <dsp:cNvSpPr/>
      </dsp:nvSpPr>
      <dsp:spPr>
        <a:xfrm>
          <a:off x="2473069" y="1096205"/>
          <a:ext cx="1080796" cy="113910"/>
        </a:xfrm>
        <a:custGeom>
          <a:avLst/>
          <a:gdLst/>
          <a:ahLst/>
          <a:cxnLst/>
          <a:rect l="0" t="0" r="0" b="0"/>
          <a:pathLst>
            <a:path>
              <a:moveTo>
                <a:pt x="0" y="0"/>
              </a:moveTo>
              <a:lnTo>
                <a:pt x="0" y="56955"/>
              </a:lnTo>
              <a:lnTo>
                <a:pt x="1080796" y="56955"/>
              </a:lnTo>
              <a:lnTo>
                <a:pt x="1080796" y="1139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A0344F-509A-42F9-9881-D0AB353E4859}">
      <dsp:nvSpPr>
        <dsp:cNvPr id="0" name=""/>
        <dsp:cNvSpPr/>
      </dsp:nvSpPr>
      <dsp:spPr>
        <a:xfrm>
          <a:off x="2634829" y="1481332"/>
          <a:ext cx="91440" cy="249518"/>
        </a:xfrm>
        <a:custGeom>
          <a:avLst/>
          <a:gdLst/>
          <a:ahLst/>
          <a:cxnLst/>
          <a:rect l="0" t="0" r="0" b="0"/>
          <a:pathLst>
            <a:path>
              <a:moveTo>
                <a:pt x="45720" y="0"/>
              </a:moveTo>
              <a:lnTo>
                <a:pt x="45720" y="249518"/>
              </a:lnTo>
              <a:lnTo>
                <a:pt x="127084" y="2495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99EF8E-877F-469F-8FD8-61AB1A58AF44}">
      <dsp:nvSpPr>
        <dsp:cNvPr id="0" name=""/>
        <dsp:cNvSpPr/>
      </dsp:nvSpPr>
      <dsp:spPr>
        <a:xfrm>
          <a:off x="2473069" y="1096205"/>
          <a:ext cx="424453" cy="113910"/>
        </a:xfrm>
        <a:custGeom>
          <a:avLst/>
          <a:gdLst/>
          <a:ahLst/>
          <a:cxnLst/>
          <a:rect l="0" t="0" r="0" b="0"/>
          <a:pathLst>
            <a:path>
              <a:moveTo>
                <a:pt x="0" y="0"/>
              </a:moveTo>
              <a:lnTo>
                <a:pt x="0" y="56955"/>
              </a:lnTo>
              <a:lnTo>
                <a:pt x="424453" y="56955"/>
              </a:lnTo>
              <a:lnTo>
                <a:pt x="424453" y="1139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C97D87-F147-45F6-B389-CE029ABC342C}">
      <dsp:nvSpPr>
        <dsp:cNvPr id="0" name=""/>
        <dsp:cNvSpPr/>
      </dsp:nvSpPr>
      <dsp:spPr>
        <a:xfrm>
          <a:off x="1978486" y="1481332"/>
          <a:ext cx="91440" cy="634645"/>
        </a:xfrm>
        <a:custGeom>
          <a:avLst/>
          <a:gdLst/>
          <a:ahLst/>
          <a:cxnLst/>
          <a:rect l="0" t="0" r="0" b="0"/>
          <a:pathLst>
            <a:path>
              <a:moveTo>
                <a:pt x="45720" y="0"/>
              </a:moveTo>
              <a:lnTo>
                <a:pt x="45720" y="634645"/>
              </a:lnTo>
              <a:lnTo>
                <a:pt x="127084" y="6346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E202F4-E1B6-4148-BFB0-80E26DB0B398}">
      <dsp:nvSpPr>
        <dsp:cNvPr id="0" name=""/>
        <dsp:cNvSpPr/>
      </dsp:nvSpPr>
      <dsp:spPr>
        <a:xfrm>
          <a:off x="1978486" y="1481332"/>
          <a:ext cx="91440" cy="249518"/>
        </a:xfrm>
        <a:custGeom>
          <a:avLst/>
          <a:gdLst/>
          <a:ahLst/>
          <a:cxnLst/>
          <a:rect l="0" t="0" r="0" b="0"/>
          <a:pathLst>
            <a:path>
              <a:moveTo>
                <a:pt x="45720" y="0"/>
              </a:moveTo>
              <a:lnTo>
                <a:pt x="45720" y="249518"/>
              </a:lnTo>
              <a:lnTo>
                <a:pt x="127084" y="2495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8B5C3E-2C2A-4FB0-95DF-28FAD84A3AB7}">
      <dsp:nvSpPr>
        <dsp:cNvPr id="0" name=""/>
        <dsp:cNvSpPr/>
      </dsp:nvSpPr>
      <dsp:spPr>
        <a:xfrm>
          <a:off x="2241179" y="1096205"/>
          <a:ext cx="231889" cy="113910"/>
        </a:xfrm>
        <a:custGeom>
          <a:avLst/>
          <a:gdLst/>
          <a:ahLst/>
          <a:cxnLst/>
          <a:rect l="0" t="0" r="0" b="0"/>
          <a:pathLst>
            <a:path>
              <a:moveTo>
                <a:pt x="231889" y="0"/>
              </a:moveTo>
              <a:lnTo>
                <a:pt x="231889" y="56955"/>
              </a:lnTo>
              <a:lnTo>
                <a:pt x="0" y="56955"/>
              </a:lnTo>
              <a:lnTo>
                <a:pt x="0" y="1139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881BD3-7F64-41C1-9ADF-0C1846376D94}">
      <dsp:nvSpPr>
        <dsp:cNvPr id="0" name=""/>
        <dsp:cNvSpPr/>
      </dsp:nvSpPr>
      <dsp:spPr>
        <a:xfrm>
          <a:off x="1322143" y="1481332"/>
          <a:ext cx="91440" cy="634645"/>
        </a:xfrm>
        <a:custGeom>
          <a:avLst/>
          <a:gdLst/>
          <a:ahLst/>
          <a:cxnLst/>
          <a:rect l="0" t="0" r="0" b="0"/>
          <a:pathLst>
            <a:path>
              <a:moveTo>
                <a:pt x="45720" y="0"/>
              </a:moveTo>
              <a:lnTo>
                <a:pt x="45720" y="634645"/>
              </a:lnTo>
              <a:lnTo>
                <a:pt x="127084" y="6346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05CC60-23FE-4309-A1AD-8114403594E7}">
      <dsp:nvSpPr>
        <dsp:cNvPr id="0" name=""/>
        <dsp:cNvSpPr/>
      </dsp:nvSpPr>
      <dsp:spPr>
        <a:xfrm>
          <a:off x="1322143" y="1481332"/>
          <a:ext cx="91440" cy="249518"/>
        </a:xfrm>
        <a:custGeom>
          <a:avLst/>
          <a:gdLst/>
          <a:ahLst/>
          <a:cxnLst/>
          <a:rect l="0" t="0" r="0" b="0"/>
          <a:pathLst>
            <a:path>
              <a:moveTo>
                <a:pt x="45720" y="0"/>
              </a:moveTo>
              <a:lnTo>
                <a:pt x="45720" y="249518"/>
              </a:lnTo>
              <a:lnTo>
                <a:pt x="127084" y="2495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46FFD1-4B14-4515-B91C-DD9AFE54E7E6}">
      <dsp:nvSpPr>
        <dsp:cNvPr id="0" name=""/>
        <dsp:cNvSpPr/>
      </dsp:nvSpPr>
      <dsp:spPr>
        <a:xfrm>
          <a:off x="1584836" y="1096205"/>
          <a:ext cx="888233" cy="113910"/>
        </a:xfrm>
        <a:custGeom>
          <a:avLst/>
          <a:gdLst/>
          <a:ahLst/>
          <a:cxnLst/>
          <a:rect l="0" t="0" r="0" b="0"/>
          <a:pathLst>
            <a:path>
              <a:moveTo>
                <a:pt x="888233" y="0"/>
              </a:moveTo>
              <a:lnTo>
                <a:pt x="888233" y="56955"/>
              </a:lnTo>
              <a:lnTo>
                <a:pt x="0" y="56955"/>
              </a:lnTo>
              <a:lnTo>
                <a:pt x="0" y="1139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F9F9D2-549B-4D3E-9423-5D9DA5AFC1BC}">
      <dsp:nvSpPr>
        <dsp:cNvPr id="0" name=""/>
        <dsp:cNvSpPr/>
      </dsp:nvSpPr>
      <dsp:spPr>
        <a:xfrm>
          <a:off x="665799" y="1481332"/>
          <a:ext cx="91440" cy="634645"/>
        </a:xfrm>
        <a:custGeom>
          <a:avLst/>
          <a:gdLst/>
          <a:ahLst/>
          <a:cxnLst/>
          <a:rect l="0" t="0" r="0" b="0"/>
          <a:pathLst>
            <a:path>
              <a:moveTo>
                <a:pt x="45720" y="0"/>
              </a:moveTo>
              <a:lnTo>
                <a:pt x="45720" y="634645"/>
              </a:lnTo>
              <a:lnTo>
                <a:pt x="127084" y="6346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9EB945-2C64-4DC0-B2A0-B14D0324CEDD}">
      <dsp:nvSpPr>
        <dsp:cNvPr id="0" name=""/>
        <dsp:cNvSpPr/>
      </dsp:nvSpPr>
      <dsp:spPr>
        <a:xfrm>
          <a:off x="665799" y="1481332"/>
          <a:ext cx="91440" cy="249518"/>
        </a:xfrm>
        <a:custGeom>
          <a:avLst/>
          <a:gdLst/>
          <a:ahLst/>
          <a:cxnLst/>
          <a:rect l="0" t="0" r="0" b="0"/>
          <a:pathLst>
            <a:path>
              <a:moveTo>
                <a:pt x="45720" y="0"/>
              </a:moveTo>
              <a:lnTo>
                <a:pt x="45720" y="249518"/>
              </a:lnTo>
              <a:lnTo>
                <a:pt x="127084" y="2495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50DF45-4F18-4891-9346-2694D04009C7}">
      <dsp:nvSpPr>
        <dsp:cNvPr id="0" name=""/>
        <dsp:cNvSpPr/>
      </dsp:nvSpPr>
      <dsp:spPr>
        <a:xfrm>
          <a:off x="928492" y="1096205"/>
          <a:ext cx="1544576" cy="113910"/>
        </a:xfrm>
        <a:custGeom>
          <a:avLst/>
          <a:gdLst/>
          <a:ahLst/>
          <a:cxnLst/>
          <a:rect l="0" t="0" r="0" b="0"/>
          <a:pathLst>
            <a:path>
              <a:moveTo>
                <a:pt x="1544576" y="0"/>
              </a:moveTo>
              <a:lnTo>
                <a:pt x="1544576" y="56955"/>
              </a:lnTo>
              <a:lnTo>
                <a:pt x="0" y="56955"/>
              </a:lnTo>
              <a:lnTo>
                <a:pt x="0" y="1139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4DAD2C-EE66-4261-9CEA-076E9AFF21A6}">
      <dsp:nvSpPr>
        <dsp:cNvPr id="0" name=""/>
        <dsp:cNvSpPr/>
      </dsp:nvSpPr>
      <dsp:spPr>
        <a:xfrm>
          <a:off x="9456" y="1481332"/>
          <a:ext cx="91440" cy="249518"/>
        </a:xfrm>
        <a:custGeom>
          <a:avLst/>
          <a:gdLst/>
          <a:ahLst/>
          <a:cxnLst/>
          <a:rect l="0" t="0" r="0" b="0"/>
          <a:pathLst>
            <a:path>
              <a:moveTo>
                <a:pt x="45720" y="0"/>
              </a:moveTo>
              <a:lnTo>
                <a:pt x="45720" y="249518"/>
              </a:lnTo>
              <a:lnTo>
                <a:pt x="127084" y="2495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A034AF-01FE-4A6A-9425-ADC6AC08DAB1}">
      <dsp:nvSpPr>
        <dsp:cNvPr id="0" name=""/>
        <dsp:cNvSpPr/>
      </dsp:nvSpPr>
      <dsp:spPr>
        <a:xfrm>
          <a:off x="272149" y="1096205"/>
          <a:ext cx="2200919" cy="113910"/>
        </a:xfrm>
        <a:custGeom>
          <a:avLst/>
          <a:gdLst/>
          <a:ahLst/>
          <a:cxnLst/>
          <a:rect l="0" t="0" r="0" b="0"/>
          <a:pathLst>
            <a:path>
              <a:moveTo>
                <a:pt x="2200919" y="0"/>
              </a:moveTo>
              <a:lnTo>
                <a:pt x="2200919" y="56955"/>
              </a:lnTo>
              <a:lnTo>
                <a:pt x="0" y="56955"/>
              </a:lnTo>
              <a:lnTo>
                <a:pt x="0" y="1139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31638E-7CCA-4F4C-ADA9-DE187509445F}">
      <dsp:nvSpPr>
        <dsp:cNvPr id="0" name=""/>
        <dsp:cNvSpPr/>
      </dsp:nvSpPr>
      <dsp:spPr>
        <a:xfrm>
          <a:off x="2033593" y="824988"/>
          <a:ext cx="878952" cy="2712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数据安全技术</a:t>
          </a:r>
        </a:p>
      </dsp:txBody>
      <dsp:txXfrm>
        <a:off x="2033593" y="824988"/>
        <a:ext cx="878952" cy="271216"/>
      </dsp:txXfrm>
    </dsp:sp>
    <dsp:sp modelId="{D4696CAA-E340-434D-B2DA-1B2EE4AF9F29}">
      <dsp:nvSpPr>
        <dsp:cNvPr id="0" name=""/>
        <dsp:cNvSpPr/>
      </dsp:nvSpPr>
      <dsp:spPr>
        <a:xfrm>
          <a:off x="933" y="1210115"/>
          <a:ext cx="542432" cy="2712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数据采集</a:t>
          </a:r>
        </a:p>
      </dsp:txBody>
      <dsp:txXfrm>
        <a:off x="933" y="1210115"/>
        <a:ext cx="542432" cy="271216"/>
      </dsp:txXfrm>
    </dsp:sp>
    <dsp:sp modelId="{3B14D978-7BD9-4B40-BC2F-F5BA6230B5F5}">
      <dsp:nvSpPr>
        <dsp:cNvPr id="0" name=""/>
        <dsp:cNvSpPr/>
      </dsp:nvSpPr>
      <dsp:spPr>
        <a:xfrm>
          <a:off x="136541" y="1595242"/>
          <a:ext cx="542432" cy="2712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清洗比对入库</a:t>
          </a:r>
        </a:p>
      </dsp:txBody>
      <dsp:txXfrm>
        <a:off x="136541" y="1595242"/>
        <a:ext cx="542432" cy="271216"/>
      </dsp:txXfrm>
    </dsp:sp>
    <dsp:sp modelId="{B46EEE24-BCC1-4A6A-8A5A-32E7269452D5}">
      <dsp:nvSpPr>
        <dsp:cNvPr id="0" name=""/>
        <dsp:cNvSpPr/>
      </dsp:nvSpPr>
      <dsp:spPr>
        <a:xfrm>
          <a:off x="657276" y="1210115"/>
          <a:ext cx="542432" cy="2712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访问隔离</a:t>
          </a:r>
        </a:p>
      </dsp:txBody>
      <dsp:txXfrm>
        <a:off x="657276" y="1210115"/>
        <a:ext cx="542432" cy="271216"/>
      </dsp:txXfrm>
    </dsp:sp>
    <dsp:sp modelId="{39D50800-81C4-4408-B4A6-2CDF9ADEDA47}">
      <dsp:nvSpPr>
        <dsp:cNvPr id="0" name=""/>
        <dsp:cNvSpPr/>
      </dsp:nvSpPr>
      <dsp:spPr>
        <a:xfrm>
          <a:off x="792884" y="1595242"/>
          <a:ext cx="542432" cy="2712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身份认证与控制访问</a:t>
          </a:r>
        </a:p>
      </dsp:txBody>
      <dsp:txXfrm>
        <a:off x="792884" y="1595242"/>
        <a:ext cx="542432" cy="271216"/>
      </dsp:txXfrm>
    </dsp:sp>
    <dsp:sp modelId="{5EC0AC03-B23B-4E9E-BB54-FC97708CABBD}">
      <dsp:nvSpPr>
        <dsp:cNvPr id="0" name=""/>
        <dsp:cNvSpPr/>
      </dsp:nvSpPr>
      <dsp:spPr>
        <a:xfrm>
          <a:off x="792884" y="1980369"/>
          <a:ext cx="542432" cy="2712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数据隔离</a:t>
          </a:r>
        </a:p>
      </dsp:txBody>
      <dsp:txXfrm>
        <a:off x="792884" y="1980369"/>
        <a:ext cx="542432" cy="271216"/>
      </dsp:txXfrm>
    </dsp:sp>
    <dsp:sp modelId="{C9BD9FA0-9FE6-4698-A47F-69E8A28CE11E}">
      <dsp:nvSpPr>
        <dsp:cNvPr id="0" name=""/>
        <dsp:cNvSpPr/>
      </dsp:nvSpPr>
      <dsp:spPr>
        <a:xfrm>
          <a:off x="1313619" y="1210115"/>
          <a:ext cx="542432" cy="2712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传输安全</a:t>
          </a:r>
        </a:p>
      </dsp:txBody>
      <dsp:txXfrm>
        <a:off x="1313619" y="1210115"/>
        <a:ext cx="542432" cy="271216"/>
      </dsp:txXfrm>
    </dsp:sp>
    <dsp:sp modelId="{D265AC75-B091-408B-A511-4F75F1828440}">
      <dsp:nvSpPr>
        <dsp:cNvPr id="0" name=""/>
        <dsp:cNvSpPr/>
      </dsp:nvSpPr>
      <dsp:spPr>
        <a:xfrm>
          <a:off x="1449228" y="1595242"/>
          <a:ext cx="542432" cy="2712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网络隔离</a:t>
          </a:r>
        </a:p>
      </dsp:txBody>
      <dsp:txXfrm>
        <a:off x="1449228" y="1595242"/>
        <a:ext cx="542432" cy="271216"/>
      </dsp:txXfrm>
    </dsp:sp>
    <dsp:sp modelId="{B95F4CC0-65B4-4F47-9100-96E3555FFB65}">
      <dsp:nvSpPr>
        <dsp:cNvPr id="0" name=""/>
        <dsp:cNvSpPr/>
      </dsp:nvSpPr>
      <dsp:spPr>
        <a:xfrm>
          <a:off x="1449228" y="1980369"/>
          <a:ext cx="542432" cy="2712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应用层隔离</a:t>
          </a:r>
        </a:p>
      </dsp:txBody>
      <dsp:txXfrm>
        <a:off x="1449228" y="1980369"/>
        <a:ext cx="542432" cy="271216"/>
      </dsp:txXfrm>
    </dsp:sp>
    <dsp:sp modelId="{AAC7E443-FC7E-4452-918D-FBBD1B6298F9}">
      <dsp:nvSpPr>
        <dsp:cNvPr id="0" name=""/>
        <dsp:cNvSpPr/>
      </dsp:nvSpPr>
      <dsp:spPr>
        <a:xfrm>
          <a:off x="1969963" y="1210115"/>
          <a:ext cx="542432" cy="2712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存储安全</a:t>
          </a:r>
        </a:p>
      </dsp:txBody>
      <dsp:txXfrm>
        <a:off x="1969963" y="1210115"/>
        <a:ext cx="542432" cy="271216"/>
      </dsp:txXfrm>
    </dsp:sp>
    <dsp:sp modelId="{81878268-AA28-48F1-A71C-B82ED1BE05DD}">
      <dsp:nvSpPr>
        <dsp:cNvPr id="0" name=""/>
        <dsp:cNvSpPr/>
      </dsp:nvSpPr>
      <dsp:spPr>
        <a:xfrm>
          <a:off x="2105571" y="1595242"/>
          <a:ext cx="542432" cy="2712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密钥保护</a:t>
          </a:r>
        </a:p>
      </dsp:txBody>
      <dsp:txXfrm>
        <a:off x="2105571" y="1595242"/>
        <a:ext cx="542432" cy="271216"/>
      </dsp:txXfrm>
    </dsp:sp>
    <dsp:sp modelId="{CDE1504B-C665-4D8C-B34D-053B4CF54B20}">
      <dsp:nvSpPr>
        <dsp:cNvPr id="0" name=""/>
        <dsp:cNvSpPr/>
      </dsp:nvSpPr>
      <dsp:spPr>
        <a:xfrm>
          <a:off x="2105571" y="1980369"/>
          <a:ext cx="542432" cy="2712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数据加密脱敏</a:t>
          </a:r>
        </a:p>
      </dsp:txBody>
      <dsp:txXfrm>
        <a:off x="2105571" y="1980369"/>
        <a:ext cx="542432" cy="271216"/>
      </dsp:txXfrm>
    </dsp:sp>
    <dsp:sp modelId="{8308879E-290F-4C6B-BE68-023C34EC8B09}">
      <dsp:nvSpPr>
        <dsp:cNvPr id="0" name=""/>
        <dsp:cNvSpPr/>
      </dsp:nvSpPr>
      <dsp:spPr>
        <a:xfrm>
          <a:off x="2626306" y="1210115"/>
          <a:ext cx="542432" cy="2712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数据处理</a:t>
          </a:r>
        </a:p>
      </dsp:txBody>
      <dsp:txXfrm>
        <a:off x="2626306" y="1210115"/>
        <a:ext cx="542432" cy="271216"/>
      </dsp:txXfrm>
    </dsp:sp>
    <dsp:sp modelId="{99A159FC-E458-4AC2-ABC6-3E408290CDE3}">
      <dsp:nvSpPr>
        <dsp:cNvPr id="0" name=""/>
        <dsp:cNvSpPr/>
      </dsp:nvSpPr>
      <dsp:spPr>
        <a:xfrm>
          <a:off x="2761914" y="1595242"/>
          <a:ext cx="542432" cy="2712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匿名化</a:t>
          </a:r>
          <a:r>
            <a:rPr lang="en-US" altLang="zh-CN" sz="800" kern="1200"/>
            <a:t>/</a:t>
          </a:r>
          <a:r>
            <a:rPr lang="zh-CN" altLang="en-US" sz="800" kern="1200"/>
            <a:t>去标识化</a:t>
          </a:r>
        </a:p>
      </dsp:txBody>
      <dsp:txXfrm>
        <a:off x="2761914" y="1595242"/>
        <a:ext cx="542432" cy="271216"/>
      </dsp:txXfrm>
    </dsp:sp>
    <dsp:sp modelId="{C31DF57F-C2B3-40DC-AE96-A0CDA84A32AA}">
      <dsp:nvSpPr>
        <dsp:cNvPr id="0" name=""/>
        <dsp:cNvSpPr/>
      </dsp:nvSpPr>
      <dsp:spPr>
        <a:xfrm>
          <a:off x="3282649" y="1210115"/>
          <a:ext cx="542432" cy="2712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数据交换</a:t>
          </a:r>
        </a:p>
      </dsp:txBody>
      <dsp:txXfrm>
        <a:off x="3282649" y="1210115"/>
        <a:ext cx="542432" cy="271216"/>
      </dsp:txXfrm>
    </dsp:sp>
    <dsp:sp modelId="{2FFFB30E-62EF-4606-A18A-551E367CCABF}">
      <dsp:nvSpPr>
        <dsp:cNvPr id="0" name=""/>
        <dsp:cNvSpPr/>
      </dsp:nvSpPr>
      <dsp:spPr>
        <a:xfrm>
          <a:off x="3418257" y="1595242"/>
          <a:ext cx="542432" cy="2712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多方安全计算</a:t>
          </a:r>
        </a:p>
      </dsp:txBody>
      <dsp:txXfrm>
        <a:off x="3418257" y="1595242"/>
        <a:ext cx="542432" cy="271216"/>
      </dsp:txXfrm>
    </dsp:sp>
    <dsp:sp modelId="{6FFE4682-56FB-4D6D-ACAC-7E066AF96D4D}">
      <dsp:nvSpPr>
        <dsp:cNvPr id="0" name=""/>
        <dsp:cNvSpPr/>
      </dsp:nvSpPr>
      <dsp:spPr>
        <a:xfrm>
          <a:off x="3418257" y="1980369"/>
          <a:ext cx="542432" cy="2712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数据回溯</a:t>
          </a:r>
        </a:p>
      </dsp:txBody>
      <dsp:txXfrm>
        <a:off x="3418257" y="1980369"/>
        <a:ext cx="542432" cy="271216"/>
      </dsp:txXfrm>
    </dsp:sp>
    <dsp:sp modelId="{CADE7FE9-8FFC-4906-9BAD-9772B9536A5C}">
      <dsp:nvSpPr>
        <dsp:cNvPr id="0" name=""/>
        <dsp:cNvSpPr/>
      </dsp:nvSpPr>
      <dsp:spPr>
        <a:xfrm>
          <a:off x="4402772" y="1210115"/>
          <a:ext cx="542432" cy="2712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数据删除与销毁</a:t>
          </a:r>
        </a:p>
      </dsp:txBody>
      <dsp:txXfrm>
        <a:off x="4402772" y="1210115"/>
        <a:ext cx="542432" cy="271216"/>
      </dsp:txXfrm>
    </dsp:sp>
    <dsp:sp modelId="{2190D6C7-7B03-4063-85B3-1A1CC350B82B}">
      <dsp:nvSpPr>
        <dsp:cNvPr id="0" name=""/>
        <dsp:cNvSpPr/>
      </dsp:nvSpPr>
      <dsp:spPr>
        <a:xfrm>
          <a:off x="4074600" y="1595242"/>
          <a:ext cx="542432" cy="2712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内存删除</a:t>
          </a:r>
        </a:p>
      </dsp:txBody>
      <dsp:txXfrm>
        <a:off x="4074600" y="1595242"/>
        <a:ext cx="542432" cy="271216"/>
      </dsp:txXfrm>
    </dsp:sp>
    <dsp:sp modelId="{0168B690-A37D-4C60-9F68-E72515FF17F6}">
      <dsp:nvSpPr>
        <dsp:cNvPr id="0" name=""/>
        <dsp:cNvSpPr/>
      </dsp:nvSpPr>
      <dsp:spPr>
        <a:xfrm>
          <a:off x="4730944" y="1595242"/>
          <a:ext cx="542432" cy="2712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存储数据删除</a:t>
          </a:r>
        </a:p>
      </dsp:txBody>
      <dsp:txXfrm>
        <a:off x="4730944" y="1595242"/>
        <a:ext cx="542432" cy="271216"/>
      </dsp:txXfrm>
    </dsp:sp>
    <dsp:sp modelId="{74EF1998-2430-4C54-A53E-F5654B1E18EC}">
      <dsp:nvSpPr>
        <dsp:cNvPr id="0" name=""/>
        <dsp:cNvSpPr/>
      </dsp:nvSpPr>
      <dsp:spPr>
        <a:xfrm>
          <a:off x="4074600" y="1980369"/>
          <a:ext cx="542432" cy="2712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磁盘数据删除</a:t>
          </a:r>
        </a:p>
      </dsp:txBody>
      <dsp:txXfrm>
        <a:off x="4074600" y="1980369"/>
        <a:ext cx="542432" cy="271216"/>
      </dsp:txXfrm>
    </dsp:sp>
    <dsp:sp modelId="{42017E50-12F8-483E-B155-E3F95FF8989C}">
      <dsp:nvSpPr>
        <dsp:cNvPr id="0" name=""/>
        <dsp:cNvSpPr/>
      </dsp:nvSpPr>
      <dsp:spPr>
        <a:xfrm>
          <a:off x="4730944" y="1980369"/>
          <a:ext cx="542432" cy="2712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物理磁盘删除</a:t>
          </a:r>
        </a:p>
      </dsp:txBody>
      <dsp:txXfrm>
        <a:off x="4730944" y="1980369"/>
        <a:ext cx="542432" cy="271216"/>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60764F-3CB9-4F27-8A18-93259C1D8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13366</TotalTime>
  <Pages>1</Pages>
  <Words>3311</Words>
  <Characters>18873</Characters>
  <Application>Microsoft Office Word</Application>
  <DocSecurity>0</DocSecurity>
  <Lines>157</Lines>
  <Paragraphs>44</Paragraphs>
  <ScaleCrop>false</ScaleCrop>
  <Company/>
  <LinksUpToDate>false</LinksUpToDate>
  <CharactersWithSpaces>22140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子晔</dc:creator>
  <cp:keywords/>
  <dc:description/>
  <cp:lastModifiedBy>李 子晔</cp:lastModifiedBy>
  <cp:revision>508</cp:revision>
  <dcterms:created xsi:type="dcterms:W3CDTF">2020-08-14T07:12:00Z</dcterms:created>
  <dcterms:modified xsi:type="dcterms:W3CDTF">2020-09-03T06:46:00Z</dcterms:modified>
</cp:coreProperties>
</file>